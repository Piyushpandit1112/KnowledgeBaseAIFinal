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701E6" w14:textId="77777777" w:rsidR="00A70480" w:rsidRPr="00D60902" w:rsidRDefault="00A70480" w:rsidP="00242ABC">
      <w:pPr>
        <w:rPr>
          <w:rFonts w:cstheme="minorHAnsi"/>
          <w:b/>
          <w:bCs/>
          <w:color w:val="595959" w:themeColor="text1" w:themeTint="A6"/>
          <w:sz w:val="36"/>
          <w:szCs w:val="36"/>
          <w:lang w:val="en-GB"/>
          <w:rPrChange w:id="0" w:author="Armando Rocca" w:date="2022-01-31T13:32:00Z">
            <w:rPr>
              <w:rFonts w:cstheme="minorHAnsi"/>
              <w:b/>
              <w:bCs/>
              <w:color w:val="595959" w:themeColor="text1" w:themeTint="A6"/>
              <w:sz w:val="36"/>
              <w:szCs w:val="36"/>
              <w:lang w:val="it-IT"/>
            </w:rPr>
          </w:rPrChange>
        </w:rPr>
      </w:pPr>
      <w:r w:rsidRPr="00C911EA">
        <w:rPr>
          <w:rFonts w:cstheme="minorHAnsi"/>
          <w:b/>
          <w:bCs/>
          <w:noProof/>
          <w:color w:val="595959" w:themeColor="text1" w:themeTint="A6"/>
          <w:sz w:val="36"/>
          <w:szCs w:val="36"/>
          <w:lang w:eastAsia="en-US"/>
        </w:rPr>
        <w:drawing>
          <wp:anchor distT="0" distB="0" distL="114300" distR="114300" simplePos="0" relativeHeight="251663360" behindDoc="0" locked="0" layoutInCell="1" allowOverlap="1" wp14:anchorId="5C312443" wp14:editId="4A2DE2BF">
            <wp:simplePos x="0" y="0"/>
            <wp:positionH relativeFrom="column">
              <wp:posOffset>-459105</wp:posOffset>
            </wp:positionH>
            <wp:positionV relativeFrom="paragraph">
              <wp:posOffset>370205</wp:posOffset>
            </wp:positionV>
            <wp:extent cx="2825115" cy="752475"/>
            <wp:effectExtent l="0" t="0" r="0" b="952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ROJECT OBJECT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5115" cy="752475"/>
                    </a:xfrm>
                    <a:prstGeom prst="rect">
                      <a:avLst/>
                    </a:prstGeom>
                  </pic:spPr>
                </pic:pic>
              </a:graphicData>
            </a:graphic>
            <wp14:sizeRelH relativeFrom="page">
              <wp14:pctWidth>0</wp14:pctWidth>
            </wp14:sizeRelH>
            <wp14:sizeRelV relativeFrom="page">
              <wp14:pctHeight>0</wp14:pctHeight>
            </wp14:sizeRelV>
          </wp:anchor>
        </w:drawing>
      </w:r>
    </w:p>
    <w:p w14:paraId="26509DD6" w14:textId="77777777" w:rsidR="00A70480" w:rsidRPr="00D60902" w:rsidRDefault="00A70480" w:rsidP="00242ABC">
      <w:pPr>
        <w:rPr>
          <w:rFonts w:cstheme="minorHAnsi"/>
          <w:b/>
          <w:bCs/>
          <w:color w:val="595959" w:themeColor="text1" w:themeTint="A6"/>
          <w:sz w:val="36"/>
          <w:szCs w:val="36"/>
          <w:lang w:val="en-GB"/>
          <w:rPrChange w:id="1" w:author="Armando Rocca" w:date="2022-01-31T13:32:00Z">
            <w:rPr>
              <w:rFonts w:cstheme="minorHAnsi"/>
              <w:b/>
              <w:bCs/>
              <w:color w:val="595959" w:themeColor="text1" w:themeTint="A6"/>
              <w:sz w:val="36"/>
              <w:szCs w:val="36"/>
              <w:lang w:val="it-IT"/>
            </w:rPr>
          </w:rPrChange>
        </w:rPr>
      </w:pPr>
    </w:p>
    <w:p w14:paraId="7DC3E6F1" w14:textId="77777777" w:rsidR="00A70480" w:rsidRPr="00D60902" w:rsidRDefault="00A70480" w:rsidP="00242ABC">
      <w:pPr>
        <w:rPr>
          <w:rFonts w:cstheme="minorHAnsi"/>
          <w:b/>
          <w:bCs/>
          <w:color w:val="595959" w:themeColor="text1" w:themeTint="A6"/>
          <w:sz w:val="36"/>
          <w:szCs w:val="36"/>
          <w:lang w:val="en-GB"/>
          <w:rPrChange w:id="2" w:author="Armando Rocca" w:date="2022-01-31T13:32:00Z">
            <w:rPr>
              <w:rFonts w:cstheme="minorHAnsi"/>
              <w:b/>
              <w:bCs/>
              <w:color w:val="595959" w:themeColor="text1" w:themeTint="A6"/>
              <w:sz w:val="36"/>
              <w:szCs w:val="36"/>
              <w:lang w:val="it-IT"/>
            </w:rPr>
          </w:rPrChange>
        </w:rPr>
      </w:pPr>
    </w:p>
    <w:p w14:paraId="5F7FA156" w14:textId="5F6A5A69" w:rsidR="00A70480" w:rsidRPr="00D60902" w:rsidRDefault="00814519" w:rsidP="00242ABC">
      <w:pPr>
        <w:rPr>
          <w:rFonts w:cstheme="minorHAnsi"/>
          <w:b/>
          <w:bCs/>
          <w:color w:val="595959" w:themeColor="text1" w:themeTint="A6"/>
          <w:sz w:val="36"/>
          <w:szCs w:val="36"/>
          <w:lang w:val="en-GB"/>
          <w:rPrChange w:id="3" w:author="Armando Rocca" w:date="2022-01-31T13:32:00Z">
            <w:rPr>
              <w:rFonts w:cstheme="minorHAnsi"/>
              <w:b/>
              <w:bCs/>
              <w:color w:val="595959" w:themeColor="text1" w:themeTint="A6"/>
              <w:sz w:val="36"/>
              <w:szCs w:val="36"/>
              <w:lang w:val="it-IT"/>
            </w:rPr>
          </w:rPrChange>
        </w:rPr>
      </w:pPr>
      <w:r w:rsidRPr="00C911EA">
        <w:rPr>
          <w:rFonts w:cstheme="minorHAnsi"/>
          <w:b/>
          <w:bCs/>
          <w:noProof/>
          <w:color w:val="595959" w:themeColor="text1" w:themeTint="A6"/>
          <w:sz w:val="36"/>
          <w:szCs w:val="36"/>
          <w:lang w:eastAsia="en-US"/>
        </w:rPr>
        <mc:AlternateContent>
          <mc:Choice Requires="wps">
            <w:drawing>
              <wp:anchor distT="0" distB="0" distL="114300" distR="114300" simplePos="0" relativeHeight="251658240" behindDoc="0" locked="0" layoutInCell="1" allowOverlap="1" wp14:anchorId="17A6E4F6" wp14:editId="52D0D758">
                <wp:simplePos x="0" y="0"/>
                <wp:positionH relativeFrom="column">
                  <wp:posOffset>-453292</wp:posOffset>
                </wp:positionH>
                <wp:positionV relativeFrom="paragraph">
                  <wp:posOffset>265039</wp:posOffset>
                </wp:positionV>
                <wp:extent cx="6869723" cy="1359877"/>
                <wp:effectExtent l="0" t="0" r="1270" b="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69723" cy="135987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5008EF" w14:textId="51DA5B9D" w:rsidR="001B468C" w:rsidRPr="002F1A9F" w:rsidRDefault="001B468C" w:rsidP="00A70480">
                            <w:pPr>
                              <w:rPr>
                                <w:sz w:val="40"/>
                                <w:szCs w:val="40"/>
                                <w:lang w:val="en-IN"/>
                              </w:rPr>
                            </w:pPr>
                            <w:r w:rsidRPr="00A2007D">
                              <w:rPr>
                                <w:color w:val="FFFFFF" w:themeColor="background1"/>
                                <w:sz w:val="40"/>
                                <w:szCs w:val="40"/>
                              </w:rPr>
                              <w:t>Functional</w:t>
                            </w:r>
                            <w:r>
                              <w:rPr>
                                <w:color w:val="FFFFFF"/>
                                <w:sz w:val="40"/>
                                <w:szCs w:val="40"/>
                              </w:rPr>
                              <w:t xml:space="preserve"> </w:t>
                            </w:r>
                            <w:r w:rsidRPr="002F1A9F">
                              <w:rPr>
                                <w:color w:val="FFFFFF"/>
                                <w:sz w:val="40"/>
                                <w:szCs w:val="40"/>
                              </w:rPr>
                              <w:t>D</w:t>
                            </w:r>
                            <w:r>
                              <w:rPr>
                                <w:color w:val="FFFFFF"/>
                                <w:sz w:val="40"/>
                                <w:szCs w:val="40"/>
                              </w:rPr>
                              <w:t>ocument</w:t>
                            </w:r>
                            <w:r w:rsidRPr="002F1A9F">
                              <w:rPr>
                                <w:color w:val="FFFFFF"/>
                                <w:sz w:val="40"/>
                                <w:szCs w:val="40"/>
                              </w:rPr>
                              <w:t xml:space="preserve"> </w:t>
                            </w:r>
                            <w:r>
                              <w:rPr>
                                <w:color w:val="FFFFFF"/>
                                <w:sz w:val="40"/>
                                <w:szCs w:val="40"/>
                              </w:rPr>
                              <w:t>– FINCANTIERI Integration among SAP and 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4F6" id="Rectangle 3" o:spid="_x0000_s1026" style="position:absolute;margin-left:-35.7pt;margin-top:20.85pt;width:540.9pt;height:107.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" fillcolor="#5b9bd5 [3204]" stroked="f" strokeweight="1pt">
                <v:textbox>
                  <w:txbxContent>
                    <w:p w14:paraId="305008EF" w14:textId="51DA5B9D" w:rsidR="001B468C" w:rsidRPr="002F1A9F" w:rsidRDefault="001B468C" w:rsidP="00A70480">
                      <w:pPr>
                        <w:rPr>
                          <w:sz w:val="40"/>
                          <w:szCs w:val="40"/>
                          <w:lang w:val="en-IN"/>
                        </w:rPr>
                      </w:pPr>
                      <w:r w:rsidRPr="00A2007D">
                        <w:rPr>
                          <w:color w:val="FFFFFF" w:themeColor="background1"/>
                          <w:sz w:val="40"/>
                          <w:szCs w:val="40"/>
                        </w:rPr>
                        <w:t>Functional</w:t>
                      </w:r>
                      <w:r>
                        <w:rPr>
                          <w:color w:val="FFFFFF"/>
                          <w:sz w:val="40"/>
                          <w:szCs w:val="40"/>
                        </w:rPr>
                        <w:t xml:space="preserve"> </w:t>
                      </w:r>
                      <w:r w:rsidRPr="002F1A9F">
                        <w:rPr>
                          <w:color w:val="FFFFFF"/>
                          <w:sz w:val="40"/>
                          <w:szCs w:val="40"/>
                        </w:rPr>
                        <w:t>D</w:t>
                      </w:r>
                      <w:r>
                        <w:rPr>
                          <w:color w:val="FFFFFF"/>
                          <w:sz w:val="40"/>
                          <w:szCs w:val="40"/>
                        </w:rPr>
                        <w:t>ocument</w:t>
                      </w:r>
                      <w:r w:rsidRPr="002F1A9F">
                        <w:rPr>
                          <w:color w:val="FFFFFF"/>
                          <w:sz w:val="40"/>
                          <w:szCs w:val="40"/>
                        </w:rPr>
                        <w:t xml:space="preserve"> </w:t>
                      </w:r>
                      <w:r>
                        <w:rPr>
                          <w:color w:val="FFFFFF"/>
                          <w:sz w:val="40"/>
                          <w:szCs w:val="40"/>
                        </w:rPr>
                        <w:t>– FINCANTIERI Integration among SAP and PO</w:t>
                      </w:r>
                    </w:p>
                  </w:txbxContent>
                </v:textbox>
              </v:rect>
            </w:pict>
          </mc:Fallback>
        </mc:AlternateContent>
      </w:r>
      <w:r w:rsidR="00A70480" w:rsidRPr="00C911EA">
        <w:rPr>
          <w:rFonts w:cstheme="minorHAnsi"/>
          <w:b/>
          <w:bCs/>
          <w:noProof/>
          <w:color w:val="595959" w:themeColor="text1" w:themeTint="A6"/>
          <w:sz w:val="36"/>
          <w:szCs w:val="36"/>
          <w:lang w:eastAsia="en-US"/>
        </w:rPr>
        <mc:AlternateContent>
          <mc:Choice Requires="wps">
            <w:drawing>
              <wp:anchor distT="0" distB="0" distL="114300" distR="114300" simplePos="0" relativeHeight="251659264" behindDoc="0" locked="0" layoutInCell="1" allowOverlap="1" wp14:anchorId="6114CF79" wp14:editId="6837DF27">
                <wp:simplePos x="0" y="0"/>
                <wp:positionH relativeFrom="column">
                  <wp:posOffset>-1170305</wp:posOffset>
                </wp:positionH>
                <wp:positionV relativeFrom="paragraph">
                  <wp:posOffset>266065</wp:posOffset>
                </wp:positionV>
                <wp:extent cx="708025" cy="2115185"/>
                <wp:effectExtent l="0" t="0" r="3175" b="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8025" cy="211518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80488" id="Rectangle 5" o:spid="_x0000_s1026" style="position:absolute;margin-left:-92.15pt;margin-top:20.95pt;width:55.75pt;height:16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" fillcolor="#a5a5a5 [3206]" stroked="f" strokeweight="1pt"/>
            </w:pict>
          </mc:Fallback>
        </mc:AlternateContent>
      </w:r>
    </w:p>
    <w:p w14:paraId="3E5D4EC3" w14:textId="77777777" w:rsidR="00A70480" w:rsidRPr="00D60902" w:rsidRDefault="00A70480" w:rsidP="00242ABC">
      <w:pPr>
        <w:rPr>
          <w:rFonts w:cstheme="minorHAnsi"/>
          <w:b/>
          <w:bCs/>
          <w:color w:val="595959" w:themeColor="text1" w:themeTint="A6"/>
          <w:sz w:val="36"/>
          <w:szCs w:val="36"/>
          <w:lang w:val="en-GB"/>
          <w:rPrChange w:id="4" w:author="Armando Rocca" w:date="2022-01-31T13:32:00Z">
            <w:rPr>
              <w:rFonts w:cstheme="minorHAnsi"/>
              <w:b/>
              <w:bCs/>
              <w:color w:val="595959" w:themeColor="text1" w:themeTint="A6"/>
              <w:sz w:val="36"/>
              <w:szCs w:val="36"/>
              <w:lang w:val="it-IT"/>
            </w:rPr>
          </w:rPrChange>
        </w:rPr>
      </w:pPr>
    </w:p>
    <w:p w14:paraId="1CA3659C" w14:textId="77777777" w:rsidR="00A70480" w:rsidRPr="00D60902" w:rsidRDefault="00A70480" w:rsidP="00242ABC">
      <w:pPr>
        <w:rPr>
          <w:rFonts w:cstheme="minorHAnsi"/>
          <w:b/>
          <w:bCs/>
          <w:color w:val="595959" w:themeColor="text1" w:themeTint="A6"/>
          <w:sz w:val="36"/>
          <w:szCs w:val="36"/>
          <w:lang w:val="en-GB"/>
          <w:rPrChange w:id="5" w:author="Armando Rocca" w:date="2022-01-31T13:32:00Z">
            <w:rPr>
              <w:rFonts w:cstheme="minorHAnsi"/>
              <w:b/>
              <w:bCs/>
              <w:color w:val="595959" w:themeColor="text1" w:themeTint="A6"/>
              <w:sz w:val="36"/>
              <w:szCs w:val="36"/>
              <w:lang w:val="it-IT"/>
            </w:rPr>
          </w:rPrChange>
        </w:rPr>
      </w:pPr>
    </w:p>
    <w:p w14:paraId="437DD22F" w14:textId="77777777" w:rsidR="00A70480" w:rsidRPr="00D60902" w:rsidRDefault="00A70480" w:rsidP="00242ABC">
      <w:pPr>
        <w:rPr>
          <w:rFonts w:cstheme="minorHAnsi"/>
          <w:b/>
          <w:bCs/>
          <w:color w:val="595959" w:themeColor="text1" w:themeTint="A6"/>
          <w:sz w:val="36"/>
          <w:szCs w:val="36"/>
          <w:lang w:val="en-GB"/>
          <w:rPrChange w:id="6" w:author="Armando Rocca" w:date="2022-01-31T13:32:00Z">
            <w:rPr>
              <w:rFonts w:cstheme="minorHAnsi"/>
              <w:b/>
              <w:bCs/>
              <w:color w:val="595959" w:themeColor="text1" w:themeTint="A6"/>
              <w:sz w:val="36"/>
              <w:szCs w:val="36"/>
              <w:lang w:val="it-IT"/>
            </w:rPr>
          </w:rPrChange>
        </w:rPr>
      </w:pPr>
    </w:p>
    <w:p w14:paraId="4CF53DF9" w14:textId="77777777" w:rsidR="00A70480" w:rsidRPr="00D60902" w:rsidRDefault="00A70480" w:rsidP="00242ABC">
      <w:pPr>
        <w:rPr>
          <w:rFonts w:cstheme="minorHAnsi"/>
          <w:b/>
          <w:bCs/>
          <w:color w:val="595959" w:themeColor="text1" w:themeTint="A6"/>
          <w:sz w:val="36"/>
          <w:szCs w:val="36"/>
          <w:lang w:val="en-GB"/>
          <w:rPrChange w:id="7" w:author="Armando Rocca" w:date="2022-01-31T13:32:00Z">
            <w:rPr>
              <w:rFonts w:cstheme="minorHAnsi"/>
              <w:b/>
              <w:bCs/>
              <w:color w:val="595959" w:themeColor="text1" w:themeTint="A6"/>
              <w:sz w:val="36"/>
              <w:szCs w:val="36"/>
              <w:lang w:val="it-IT"/>
            </w:rPr>
          </w:rPrChange>
        </w:rPr>
      </w:pPr>
    </w:p>
    <w:p w14:paraId="77575EAF" w14:textId="77777777" w:rsidR="00A70480" w:rsidRPr="00D60902" w:rsidRDefault="00A70480" w:rsidP="00242ABC">
      <w:pPr>
        <w:rPr>
          <w:rFonts w:cstheme="minorHAnsi"/>
          <w:b/>
          <w:bCs/>
          <w:color w:val="595959" w:themeColor="text1" w:themeTint="A6"/>
          <w:sz w:val="36"/>
          <w:szCs w:val="36"/>
          <w:lang w:val="en-GB"/>
          <w:rPrChange w:id="8" w:author="Armando Rocca" w:date="2022-01-31T13:32:00Z">
            <w:rPr>
              <w:rFonts w:cstheme="minorHAnsi"/>
              <w:b/>
              <w:bCs/>
              <w:color w:val="595959" w:themeColor="text1" w:themeTint="A6"/>
              <w:sz w:val="36"/>
              <w:szCs w:val="36"/>
              <w:lang w:val="it-IT"/>
            </w:rPr>
          </w:rPrChange>
        </w:rPr>
      </w:pPr>
    </w:p>
    <w:p w14:paraId="6DD8489F" w14:textId="77777777" w:rsidR="00A70480" w:rsidRPr="00D60902" w:rsidRDefault="00A70480" w:rsidP="00242ABC">
      <w:pPr>
        <w:rPr>
          <w:rFonts w:cstheme="minorHAnsi"/>
          <w:b/>
          <w:bCs/>
          <w:color w:val="595959" w:themeColor="text1" w:themeTint="A6"/>
          <w:sz w:val="36"/>
          <w:szCs w:val="36"/>
          <w:lang w:val="en-GB"/>
          <w:rPrChange w:id="9" w:author="Armando Rocca" w:date="2022-01-31T13:32:00Z">
            <w:rPr>
              <w:rFonts w:cstheme="minorHAnsi"/>
              <w:b/>
              <w:bCs/>
              <w:color w:val="595959" w:themeColor="text1" w:themeTint="A6"/>
              <w:sz w:val="36"/>
              <w:szCs w:val="36"/>
              <w:lang w:val="it-IT"/>
            </w:rPr>
          </w:rPrChange>
        </w:rPr>
      </w:pPr>
      <w:r w:rsidRPr="00C911EA">
        <w:rPr>
          <w:rFonts w:cstheme="minorHAnsi"/>
          <w:b/>
          <w:bCs/>
          <w:noProof/>
          <w:color w:val="595959" w:themeColor="text1" w:themeTint="A6"/>
          <w:sz w:val="36"/>
          <w:szCs w:val="36"/>
          <w:lang w:eastAsia="en-US"/>
        </w:rPr>
        <mc:AlternateContent>
          <mc:Choice Requires="wps">
            <w:drawing>
              <wp:anchor distT="0" distB="0" distL="114300" distR="114300" simplePos="0" relativeHeight="251662336" behindDoc="1" locked="0" layoutInCell="1" allowOverlap="1" wp14:anchorId="3FEAD61A" wp14:editId="3D9606EB">
                <wp:simplePos x="0" y="0"/>
                <wp:positionH relativeFrom="column">
                  <wp:posOffset>4062095</wp:posOffset>
                </wp:positionH>
                <wp:positionV relativeFrom="paragraph">
                  <wp:posOffset>320040</wp:posOffset>
                </wp:positionV>
                <wp:extent cx="2117090" cy="1171575"/>
                <wp:effectExtent l="0" t="0" r="381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7090" cy="1171575"/>
                        </a:xfrm>
                        <a:prstGeom prst="rect">
                          <a:avLst/>
                        </a:prstGeom>
                        <a:solidFill>
                          <a:sysClr val="window" lastClr="FFFFFF"/>
                        </a:solidFill>
                        <a:ln w="6350">
                          <a:noFill/>
                        </a:ln>
                        <a:effectLst/>
                      </wps:spPr>
                      <wps:txbx>
                        <w:txbxContent>
                          <w:p w14:paraId="2EC63859" w14:textId="13414BD5" w:rsidR="001B468C" w:rsidRPr="00A93C20" w:rsidRDefault="001B468C" w:rsidP="004737BB">
                            <w:pPr>
                              <w:pStyle w:val="TOC1"/>
                            </w:pPr>
                            <w:r>
                              <w:t>Date: 24/01/2022</w:t>
                            </w:r>
                          </w:p>
                          <w:p w14:paraId="056C87E0" w14:textId="2E9A6B01" w:rsidR="001B468C" w:rsidRPr="00A93C20" w:rsidRDefault="001B468C" w:rsidP="00A70480">
                            <w:pPr>
                              <w:rPr>
                                <w:color w:val="595959" w:themeColor="text1" w:themeTint="A6"/>
                              </w:rPr>
                            </w:pPr>
                            <w:r w:rsidRPr="00A93C20">
                              <w:rPr>
                                <w:color w:val="595959" w:themeColor="text1" w:themeTint="A6"/>
                              </w:rPr>
                              <w:t>Aut</w:t>
                            </w:r>
                            <w:r>
                              <w:rPr>
                                <w:color w:val="595959" w:themeColor="text1" w:themeTint="A6"/>
                              </w:rPr>
                              <w:t>h</w:t>
                            </w:r>
                            <w:r w:rsidRPr="00A93C20">
                              <w:rPr>
                                <w:color w:val="595959" w:themeColor="text1" w:themeTint="A6"/>
                              </w:rPr>
                              <w:t>or:</w:t>
                            </w:r>
                            <w:r>
                              <w:rPr>
                                <w:color w:val="595959" w:themeColor="text1" w:themeTint="A6"/>
                              </w:rPr>
                              <w:t xml:space="preserve"> Armando Rocca</w:t>
                            </w:r>
                          </w:p>
                          <w:p w14:paraId="2FA5522D" w14:textId="77777777" w:rsidR="001B468C" w:rsidRPr="00A93C20" w:rsidRDefault="001B468C" w:rsidP="00A70480">
                            <w:pPr>
                              <w:rPr>
                                <w:color w:val="595959" w:themeColor="text1" w:themeTint="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FEAD61A" id="_x0000_t202" coordsize="21600,21600" o:spt="202" path="m,l,21600r21600,l21600,xe">
                <v:stroke joinstyle="miter"/>
                <v:path gradientshapeok="t" o:connecttype="rect"/>
              </v:shapetype>
              <v:shape id="Text Box 23" o:spid="_x0000_s1027" type="#_x0000_t202" style="position:absolute;margin-left:319.85pt;margin-top:25.2pt;width:166.7pt;height:9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" fillcolor="window" stroked="f" strokeweight=".5pt">
                <v:textbox>
                  <w:txbxContent>
                    <w:p w14:paraId="2EC63859" w14:textId="13414BD5" w:rsidR="001B468C" w:rsidRPr="00A93C20" w:rsidRDefault="001B468C" w:rsidP="004737BB">
                      <w:pPr>
                        <w:pStyle w:val="TOC1"/>
                      </w:pPr>
                      <w:r>
                        <w:t>Date: 24/01/2022</w:t>
                      </w:r>
                    </w:p>
                    <w:p w14:paraId="056C87E0" w14:textId="2E9A6B01" w:rsidR="001B468C" w:rsidRPr="00A93C20" w:rsidRDefault="001B468C" w:rsidP="00A70480">
                      <w:pPr>
                        <w:rPr>
                          <w:color w:val="595959" w:themeColor="text1" w:themeTint="A6"/>
                        </w:rPr>
                      </w:pPr>
                      <w:r w:rsidRPr="00A93C20">
                        <w:rPr>
                          <w:color w:val="595959" w:themeColor="text1" w:themeTint="A6"/>
                        </w:rPr>
                        <w:t>Aut</w:t>
                      </w:r>
                      <w:r>
                        <w:rPr>
                          <w:color w:val="595959" w:themeColor="text1" w:themeTint="A6"/>
                        </w:rPr>
                        <w:t>h</w:t>
                      </w:r>
                      <w:r w:rsidRPr="00A93C20">
                        <w:rPr>
                          <w:color w:val="595959" w:themeColor="text1" w:themeTint="A6"/>
                        </w:rPr>
                        <w:t>or:</w:t>
                      </w:r>
                      <w:r>
                        <w:rPr>
                          <w:color w:val="595959" w:themeColor="text1" w:themeTint="A6"/>
                        </w:rPr>
                        <w:t xml:space="preserve"> Armando Rocca</w:t>
                      </w:r>
                    </w:p>
                    <w:p w14:paraId="2FA5522D" w14:textId="77777777" w:rsidR="001B468C" w:rsidRPr="00A93C20" w:rsidRDefault="001B468C" w:rsidP="00A70480">
                      <w:pPr>
                        <w:rPr>
                          <w:color w:val="595959" w:themeColor="text1" w:themeTint="A6"/>
                        </w:rPr>
                      </w:pPr>
                    </w:p>
                  </w:txbxContent>
                </v:textbox>
              </v:shape>
            </w:pict>
          </mc:Fallback>
        </mc:AlternateContent>
      </w:r>
    </w:p>
    <w:p w14:paraId="1D66EF14" w14:textId="77777777" w:rsidR="00A70480" w:rsidRPr="00D60902" w:rsidRDefault="00A70480" w:rsidP="00242ABC">
      <w:pPr>
        <w:rPr>
          <w:rFonts w:cstheme="minorHAnsi"/>
          <w:b/>
          <w:bCs/>
          <w:color w:val="595959" w:themeColor="text1" w:themeTint="A6"/>
          <w:sz w:val="36"/>
          <w:szCs w:val="36"/>
          <w:lang w:val="en-GB"/>
          <w:rPrChange w:id="10" w:author="Armando Rocca" w:date="2022-01-31T13:32:00Z">
            <w:rPr>
              <w:rFonts w:cstheme="minorHAnsi"/>
              <w:b/>
              <w:bCs/>
              <w:color w:val="595959" w:themeColor="text1" w:themeTint="A6"/>
              <w:sz w:val="36"/>
              <w:szCs w:val="36"/>
              <w:lang w:val="it-IT"/>
            </w:rPr>
          </w:rPrChange>
        </w:rPr>
      </w:pPr>
    </w:p>
    <w:p w14:paraId="10EE9AB9" w14:textId="407523CB" w:rsidR="00A70480" w:rsidRPr="00D60902" w:rsidRDefault="00A70480" w:rsidP="00242ABC">
      <w:pPr>
        <w:rPr>
          <w:rFonts w:cstheme="minorHAnsi"/>
          <w:b/>
          <w:bCs/>
          <w:color w:val="595959" w:themeColor="text1" w:themeTint="A6"/>
          <w:sz w:val="36"/>
          <w:szCs w:val="36"/>
          <w:lang w:val="en-GB"/>
          <w:rPrChange w:id="11" w:author="Armando Rocca" w:date="2022-01-31T13:32:00Z">
            <w:rPr>
              <w:rFonts w:cstheme="minorHAnsi"/>
              <w:b/>
              <w:bCs/>
              <w:color w:val="595959" w:themeColor="text1" w:themeTint="A6"/>
              <w:sz w:val="36"/>
              <w:szCs w:val="36"/>
              <w:lang w:val="it-IT"/>
            </w:rPr>
          </w:rPrChange>
        </w:rPr>
      </w:pPr>
    </w:p>
    <w:p w14:paraId="2CB2777C" w14:textId="77777777" w:rsidR="00A70480" w:rsidRPr="00D60902" w:rsidRDefault="00A70480" w:rsidP="00242ABC">
      <w:pPr>
        <w:rPr>
          <w:rFonts w:cstheme="minorHAnsi"/>
          <w:b/>
          <w:bCs/>
          <w:color w:val="595959" w:themeColor="text1" w:themeTint="A6"/>
          <w:sz w:val="36"/>
          <w:szCs w:val="36"/>
          <w:lang w:val="en-GB"/>
          <w:rPrChange w:id="12" w:author="Armando Rocca" w:date="2022-01-31T13:32:00Z">
            <w:rPr>
              <w:rFonts w:cstheme="minorHAnsi"/>
              <w:b/>
              <w:bCs/>
              <w:color w:val="595959" w:themeColor="text1" w:themeTint="A6"/>
              <w:sz w:val="36"/>
              <w:szCs w:val="36"/>
              <w:lang w:val="it-IT"/>
            </w:rPr>
          </w:rPrChange>
        </w:rPr>
      </w:pPr>
    </w:p>
    <w:p w14:paraId="559EA670" w14:textId="77777777" w:rsidR="00A70480" w:rsidRPr="00D60902" w:rsidRDefault="00A70480" w:rsidP="00242ABC">
      <w:pPr>
        <w:rPr>
          <w:rFonts w:cstheme="minorHAnsi"/>
          <w:b/>
          <w:bCs/>
          <w:color w:val="595959" w:themeColor="text1" w:themeTint="A6"/>
          <w:sz w:val="36"/>
          <w:szCs w:val="36"/>
          <w:lang w:val="en-GB"/>
          <w:rPrChange w:id="13" w:author="Armando Rocca" w:date="2022-01-31T13:32:00Z">
            <w:rPr>
              <w:rFonts w:cstheme="minorHAnsi"/>
              <w:b/>
              <w:bCs/>
              <w:noProof/>
              <w:color w:val="595959" w:themeColor="text1" w:themeTint="A6"/>
              <w:sz w:val="36"/>
              <w:szCs w:val="36"/>
              <w:lang w:val="it-IT"/>
            </w:rPr>
          </w:rPrChange>
        </w:rPr>
      </w:pPr>
    </w:p>
    <w:p w14:paraId="42640116" w14:textId="77777777" w:rsidR="00A70480" w:rsidRPr="00D60902" w:rsidRDefault="00A70480" w:rsidP="00242ABC">
      <w:pPr>
        <w:rPr>
          <w:rFonts w:cstheme="minorHAnsi"/>
          <w:b/>
          <w:bCs/>
          <w:color w:val="595959" w:themeColor="text1" w:themeTint="A6"/>
          <w:sz w:val="36"/>
          <w:szCs w:val="36"/>
          <w:lang w:val="en-GB"/>
          <w:rPrChange w:id="14" w:author="Armando Rocca" w:date="2022-01-31T13:32:00Z">
            <w:rPr>
              <w:rFonts w:cstheme="minorHAnsi"/>
              <w:b/>
              <w:bCs/>
              <w:color w:val="595959" w:themeColor="text1" w:themeTint="A6"/>
              <w:sz w:val="36"/>
              <w:szCs w:val="36"/>
              <w:lang w:val="it-IT"/>
            </w:rPr>
          </w:rPrChange>
        </w:rPr>
      </w:pPr>
    </w:p>
    <w:p w14:paraId="118A8023" w14:textId="77777777" w:rsidR="00A70480" w:rsidRPr="00D60902" w:rsidRDefault="00A70480" w:rsidP="00242ABC">
      <w:pPr>
        <w:rPr>
          <w:rFonts w:cstheme="minorHAnsi"/>
          <w:b/>
          <w:bCs/>
          <w:color w:val="595959" w:themeColor="text1" w:themeTint="A6"/>
          <w:sz w:val="36"/>
          <w:szCs w:val="36"/>
          <w:lang w:val="en-GB"/>
          <w:rPrChange w:id="15" w:author="Armando Rocca" w:date="2022-01-31T13:32:00Z">
            <w:rPr>
              <w:rFonts w:cstheme="minorHAnsi"/>
              <w:b/>
              <w:bCs/>
              <w:color w:val="595959" w:themeColor="text1" w:themeTint="A6"/>
              <w:sz w:val="36"/>
              <w:szCs w:val="36"/>
              <w:lang w:val="it-IT"/>
            </w:rPr>
          </w:rPrChange>
        </w:rPr>
      </w:pPr>
    </w:p>
    <w:p w14:paraId="09627BB6" w14:textId="77777777" w:rsidR="00A70480" w:rsidRPr="00D60902" w:rsidRDefault="00A70480" w:rsidP="00242ABC">
      <w:pPr>
        <w:rPr>
          <w:rFonts w:cstheme="minorHAnsi"/>
          <w:b/>
          <w:bCs/>
          <w:color w:val="595959" w:themeColor="text1" w:themeTint="A6"/>
          <w:sz w:val="36"/>
          <w:szCs w:val="36"/>
          <w:lang w:val="en-GB"/>
          <w:rPrChange w:id="16" w:author="Armando Rocca" w:date="2022-01-31T13:32:00Z">
            <w:rPr>
              <w:rFonts w:cstheme="minorHAnsi"/>
              <w:b/>
              <w:bCs/>
              <w:color w:val="595959" w:themeColor="text1" w:themeTint="A6"/>
              <w:sz w:val="36"/>
              <w:szCs w:val="36"/>
              <w:lang w:val="it-IT"/>
            </w:rPr>
          </w:rPrChange>
        </w:rPr>
      </w:pPr>
    </w:p>
    <w:p w14:paraId="2230A30D" w14:textId="77777777" w:rsidR="00A70480" w:rsidRPr="00D60902" w:rsidRDefault="00A70480" w:rsidP="00242ABC">
      <w:pPr>
        <w:rPr>
          <w:rFonts w:cstheme="minorHAnsi"/>
          <w:b/>
          <w:bCs/>
          <w:color w:val="595959" w:themeColor="text1" w:themeTint="A6"/>
          <w:sz w:val="36"/>
          <w:szCs w:val="36"/>
          <w:lang w:val="en-GB"/>
          <w:rPrChange w:id="17" w:author="Armando Rocca" w:date="2022-01-31T13:32:00Z">
            <w:rPr>
              <w:rFonts w:cstheme="minorHAnsi"/>
              <w:b/>
              <w:bCs/>
              <w:color w:val="595959" w:themeColor="text1" w:themeTint="A6"/>
              <w:sz w:val="36"/>
              <w:szCs w:val="36"/>
              <w:lang w:val="it-IT"/>
            </w:rPr>
          </w:rPrChange>
        </w:rPr>
      </w:pPr>
    </w:p>
    <w:p w14:paraId="3EEBEA76" w14:textId="1BFD29C2" w:rsidR="00A70480" w:rsidRPr="00D60902" w:rsidRDefault="00A2007D" w:rsidP="00242ABC">
      <w:pPr>
        <w:tabs>
          <w:tab w:val="left" w:pos="3000"/>
        </w:tabs>
        <w:rPr>
          <w:rFonts w:cstheme="minorHAnsi"/>
          <w:b/>
          <w:bCs/>
          <w:color w:val="595959" w:themeColor="text1" w:themeTint="A6"/>
          <w:sz w:val="36"/>
          <w:szCs w:val="36"/>
          <w:lang w:val="en-GB"/>
          <w:rPrChange w:id="18" w:author="Armando Rocca" w:date="2022-01-31T13:32:00Z">
            <w:rPr>
              <w:rFonts w:cstheme="minorHAnsi"/>
              <w:b/>
              <w:bCs/>
              <w:color w:val="595959" w:themeColor="text1" w:themeTint="A6"/>
              <w:sz w:val="36"/>
              <w:szCs w:val="36"/>
              <w:lang w:val="it-IT"/>
            </w:rPr>
          </w:rPrChange>
        </w:rPr>
      </w:pPr>
      <w:r w:rsidRPr="00D60902">
        <w:rPr>
          <w:rFonts w:cstheme="minorHAnsi"/>
          <w:b/>
          <w:bCs/>
          <w:color w:val="595959" w:themeColor="text1" w:themeTint="A6"/>
          <w:sz w:val="36"/>
          <w:szCs w:val="36"/>
          <w:lang w:val="en-GB"/>
          <w:rPrChange w:id="19" w:author="Armando Rocca" w:date="2022-01-31T13:32:00Z">
            <w:rPr>
              <w:rFonts w:cstheme="minorHAnsi"/>
              <w:b/>
              <w:bCs/>
              <w:color w:val="595959" w:themeColor="text1" w:themeTint="A6"/>
              <w:sz w:val="36"/>
              <w:szCs w:val="36"/>
              <w:lang w:val="it-IT"/>
            </w:rPr>
          </w:rPrChange>
        </w:rPr>
        <w:tab/>
      </w:r>
    </w:p>
    <w:p w14:paraId="7B8E884E" w14:textId="3FE5B9FC" w:rsidR="00A70480" w:rsidRPr="00D60902" w:rsidRDefault="00A70480" w:rsidP="00242ABC">
      <w:pPr>
        <w:rPr>
          <w:rFonts w:cstheme="minorHAnsi"/>
          <w:b/>
          <w:bCs/>
          <w:color w:val="595959" w:themeColor="text1" w:themeTint="A6"/>
          <w:sz w:val="36"/>
          <w:szCs w:val="36"/>
          <w:lang w:val="en-GB"/>
          <w:rPrChange w:id="20" w:author="Armando Rocca" w:date="2022-01-31T13:32:00Z">
            <w:rPr>
              <w:rFonts w:cstheme="minorHAnsi"/>
              <w:b/>
              <w:bCs/>
              <w:color w:val="595959" w:themeColor="text1" w:themeTint="A6"/>
              <w:sz w:val="36"/>
              <w:szCs w:val="36"/>
              <w:lang w:val="it-IT"/>
            </w:rPr>
          </w:rPrChange>
        </w:rPr>
      </w:pPr>
    </w:p>
    <w:p w14:paraId="4C98DC73" w14:textId="6B1CC5F2" w:rsidR="00A70480" w:rsidRPr="00D60902" w:rsidRDefault="00A2007D" w:rsidP="00242ABC">
      <w:pPr>
        <w:rPr>
          <w:rFonts w:cstheme="minorHAnsi"/>
          <w:lang w:val="en-GB"/>
          <w:rPrChange w:id="21" w:author="Armando Rocca" w:date="2022-01-31T13:32:00Z">
            <w:rPr>
              <w:rFonts w:cstheme="minorHAnsi"/>
              <w:lang w:val="it-IT"/>
            </w:rPr>
          </w:rPrChange>
        </w:rPr>
      </w:pPr>
      <w:r w:rsidRPr="00C911EA">
        <w:rPr>
          <w:rFonts w:cstheme="minorHAnsi"/>
          <w:b/>
          <w:bCs/>
          <w:noProof/>
          <w:color w:val="595959" w:themeColor="text1" w:themeTint="A6"/>
          <w:sz w:val="36"/>
          <w:szCs w:val="36"/>
          <w:lang w:eastAsia="en-US"/>
        </w:rPr>
        <mc:AlternateContent>
          <mc:Choice Requires="wps">
            <w:drawing>
              <wp:anchor distT="0" distB="0" distL="114300" distR="114300" simplePos="0" relativeHeight="251660288" behindDoc="0" locked="0" layoutInCell="1" allowOverlap="1" wp14:anchorId="4CC79C12" wp14:editId="26BFCA93">
                <wp:simplePos x="0" y="0"/>
                <wp:positionH relativeFrom="page">
                  <wp:align>left</wp:align>
                </wp:positionH>
                <wp:positionV relativeFrom="paragraph">
                  <wp:posOffset>363220</wp:posOffset>
                </wp:positionV>
                <wp:extent cx="7753350" cy="44767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3350" cy="447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21C7C5" w14:textId="3EB4EAD0" w:rsidR="001B468C" w:rsidRPr="003516CB" w:rsidRDefault="001B468C" w:rsidP="00A70480">
                            <w:pPr>
                              <w:jc w:val="center"/>
                              <w:rPr>
                                <w:color w:val="595959" w:themeColor="text1" w:themeTint="A6"/>
                                <w:sz w:val="24"/>
                              </w:rPr>
                            </w:pPr>
                            <w:r w:rsidRPr="003516CB">
                              <w:rPr>
                                <w:color w:val="595959" w:themeColor="text1" w:themeTint="A6"/>
                                <w:sz w:val="24"/>
                                <w:lang w:val="pt-BR"/>
                              </w:rPr>
                              <w:t xml:space="preserve">© </w:t>
                            </w:r>
                            <w:r>
                              <w:rPr>
                                <w:color w:val="595959" w:themeColor="text1" w:themeTint="A6"/>
                                <w:sz w:val="24"/>
                                <w:lang w:val="pt-BR"/>
                              </w:rPr>
                              <w:t>2021</w:t>
                            </w:r>
                            <w:r w:rsidRPr="003516CB">
                              <w:rPr>
                                <w:color w:val="595959" w:themeColor="text1" w:themeTint="A6"/>
                                <w:sz w:val="24"/>
                                <w:lang w:val="pt-BR"/>
                              </w:rPr>
                              <w:t xml:space="preserve"> Project Objects </w:t>
                            </w:r>
                            <w:r>
                              <w:rPr>
                                <w:color w:val="595959" w:themeColor="text1" w:themeTint="A6"/>
                                <w:sz w:val="24"/>
                                <w:lang w:val="pt-BR"/>
                              </w:rPr>
                              <w:t>Ltd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CC79C12" id="Rectangle 12" o:spid="_x0000_s1028" style="position:absolute;margin-left:0;margin-top:28.6pt;width:610.5pt;height:35.25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" filled="f" stroked="f" strokeweight="1pt">
                <v:textbox>
                  <w:txbxContent>
                    <w:p w14:paraId="1521C7C5" w14:textId="3EB4EAD0" w:rsidR="001B468C" w:rsidRPr="003516CB" w:rsidRDefault="001B468C" w:rsidP="00A70480">
                      <w:pPr>
                        <w:jc w:val="center"/>
                        <w:rPr>
                          <w:color w:val="595959" w:themeColor="text1" w:themeTint="A6"/>
                          <w:sz w:val="24"/>
                        </w:rPr>
                      </w:pPr>
                      <w:r w:rsidRPr="003516CB">
                        <w:rPr>
                          <w:color w:val="595959" w:themeColor="text1" w:themeTint="A6"/>
                          <w:sz w:val="24"/>
                          <w:lang w:val="pt-BR"/>
                        </w:rPr>
                        <w:t xml:space="preserve">© </w:t>
                      </w:r>
                      <w:r>
                        <w:rPr>
                          <w:color w:val="595959" w:themeColor="text1" w:themeTint="A6"/>
                          <w:sz w:val="24"/>
                          <w:lang w:val="pt-BR"/>
                        </w:rPr>
                        <w:t>2021</w:t>
                      </w:r>
                      <w:r w:rsidRPr="003516CB">
                        <w:rPr>
                          <w:color w:val="595959" w:themeColor="text1" w:themeTint="A6"/>
                          <w:sz w:val="24"/>
                          <w:lang w:val="pt-BR"/>
                        </w:rPr>
                        <w:t xml:space="preserve"> Project Objects </w:t>
                      </w:r>
                      <w:r>
                        <w:rPr>
                          <w:color w:val="595959" w:themeColor="text1" w:themeTint="A6"/>
                          <w:sz w:val="24"/>
                          <w:lang w:val="pt-BR"/>
                        </w:rPr>
                        <w:t>Ltd</w:t>
                      </w:r>
                    </w:p>
                  </w:txbxContent>
                </v:textbox>
                <w10:wrap anchorx="page"/>
              </v:rect>
            </w:pict>
          </mc:Fallback>
        </mc:AlternateContent>
      </w:r>
      <w:r w:rsidR="00A70480" w:rsidRPr="00D60902">
        <w:rPr>
          <w:rFonts w:cstheme="minorHAnsi"/>
          <w:lang w:val="en-GB"/>
          <w:rPrChange w:id="22" w:author="Armando Rocca" w:date="2022-01-31T13:32:00Z">
            <w:rPr>
              <w:rFonts w:cstheme="minorHAnsi"/>
              <w:lang w:val="it-IT"/>
            </w:rPr>
          </w:rPrChange>
        </w:rPr>
        <w:br w:type="page"/>
      </w:r>
    </w:p>
    <w:p w14:paraId="02481F96" w14:textId="77777777" w:rsidR="00287733" w:rsidRPr="00D60902" w:rsidRDefault="00287733" w:rsidP="00242ABC">
      <w:pPr>
        <w:rPr>
          <w:lang w:val="en-GB"/>
          <w:rPrChange w:id="23" w:author="Armando Rocca" w:date="2022-01-31T13:32:00Z">
            <w:rPr/>
          </w:rPrChange>
        </w:rPr>
      </w:pPr>
      <w:r w:rsidRPr="00D60902">
        <w:rPr>
          <w:b/>
          <w:lang w:val="en-GB"/>
          <w:rPrChange w:id="24" w:author="Armando Rocca" w:date="2022-01-31T13:32:00Z">
            <w:rPr>
              <w:b/>
            </w:rPr>
          </w:rPrChange>
        </w:rPr>
        <w:lastRenderedPageBreak/>
        <w:t>Table</w:t>
      </w:r>
      <w:r w:rsidRPr="00D60902">
        <w:rPr>
          <w:lang w:val="en-GB"/>
          <w:rPrChange w:id="25" w:author="Armando Rocca" w:date="2022-01-31T13:32:00Z">
            <w:rPr/>
          </w:rPrChange>
        </w:rPr>
        <w:t xml:space="preserve"> </w:t>
      </w:r>
      <w:r w:rsidRPr="00D60902">
        <w:rPr>
          <w:b/>
          <w:lang w:val="en-GB"/>
          <w:rPrChange w:id="26" w:author="Armando Rocca" w:date="2022-01-31T13:32:00Z">
            <w:rPr>
              <w:b/>
            </w:rPr>
          </w:rPrChange>
        </w:rPr>
        <w:t>of Contents</w:t>
      </w:r>
    </w:p>
    <w:p w14:paraId="6F98DD82" w14:textId="155A8C28" w:rsidR="00721ABF" w:rsidRDefault="00287733">
      <w:pPr>
        <w:pStyle w:val="TOC1"/>
        <w:rPr>
          <w:rFonts w:eastAsiaTheme="minorEastAsia"/>
          <w:b w:val="0"/>
          <w:sz w:val="24"/>
          <w:szCs w:val="24"/>
          <w:lang w:eastAsia="en-GB"/>
        </w:rPr>
      </w:pPr>
      <w:r w:rsidRPr="00D60902">
        <w:rPr>
          <w:color w:val="595959" w:themeColor="text1" w:themeTint="A6"/>
          <w:rPrChange w:id="27" w:author="Armando Rocca" w:date="2022-01-31T13:32:00Z">
            <w:rPr>
              <w:color w:val="595959" w:themeColor="text1" w:themeTint="A6"/>
              <w:lang w:val="en-US"/>
            </w:rPr>
          </w:rPrChange>
        </w:rPr>
        <w:fldChar w:fldCharType="begin"/>
      </w:r>
      <w:r w:rsidRPr="00D60902">
        <w:rPr>
          <w:color w:val="595959" w:themeColor="text1" w:themeTint="A6"/>
          <w:rPrChange w:id="28" w:author="Armando Rocca" w:date="2022-01-31T13:32:00Z">
            <w:rPr>
              <w:color w:val="595959" w:themeColor="text1" w:themeTint="A6"/>
              <w:lang w:val="en-US"/>
            </w:rPr>
          </w:rPrChange>
        </w:rPr>
        <w:instrText xml:space="preserve"> TOC \o "1-3" \h \z \u </w:instrText>
      </w:r>
      <w:r w:rsidRPr="00D60902">
        <w:rPr>
          <w:color w:val="595959" w:themeColor="text1" w:themeTint="A6"/>
          <w:rPrChange w:id="29" w:author="Armando Rocca" w:date="2022-01-31T13:32:00Z">
            <w:rPr>
              <w:rFonts w:cstheme="minorHAnsi"/>
              <w:b w:val="0"/>
              <w:caps/>
              <w:color w:val="595959" w:themeColor="text1" w:themeTint="A6"/>
              <w:sz w:val="36"/>
              <w:szCs w:val="36"/>
              <w:lang w:val="en-US"/>
            </w:rPr>
          </w:rPrChange>
        </w:rPr>
        <w:fldChar w:fldCharType="separate"/>
      </w:r>
      <w:hyperlink w:anchor="_Toc94777271" w:history="1">
        <w:r w:rsidR="00721ABF" w:rsidRPr="00C60450">
          <w:rPr>
            <w:rStyle w:val="Hyperlink"/>
          </w:rPr>
          <w:t>1.</w:t>
        </w:r>
        <w:r w:rsidR="00721ABF">
          <w:rPr>
            <w:rFonts w:eastAsiaTheme="minorEastAsia"/>
            <w:b w:val="0"/>
            <w:sz w:val="24"/>
            <w:szCs w:val="24"/>
            <w:lang w:eastAsia="en-GB"/>
          </w:rPr>
          <w:tab/>
        </w:r>
        <w:r w:rsidR="00721ABF" w:rsidRPr="00C60450">
          <w:rPr>
            <w:rStyle w:val="Hyperlink"/>
          </w:rPr>
          <w:t>Introduction</w:t>
        </w:r>
        <w:r w:rsidR="00721ABF">
          <w:rPr>
            <w:webHidden/>
          </w:rPr>
          <w:tab/>
        </w:r>
        <w:r w:rsidR="00721ABF">
          <w:rPr>
            <w:webHidden/>
          </w:rPr>
          <w:fldChar w:fldCharType="begin"/>
        </w:r>
        <w:r w:rsidR="00721ABF">
          <w:rPr>
            <w:webHidden/>
          </w:rPr>
          <w:instrText xml:space="preserve"> PAGEREF _Toc94777271 \h </w:instrText>
        </w:r>
        <w:r w:rsidR="00721ABF">
          <w:rPr>
            <w:webHidden/>
          </w:rPr>
        </w:r>
        <w:r w:rsidR="00721ABF">
          <w:rPr>
            <w:webHidden/>
          </w:rPr>
          <w:fldChar w:fldCharType="separate"/>
        </w:r>
        <w:r w:rsidR="00721ABF">
          <w:rPr>
            <w:webHidden/>
          </w:rPr>
          <w:t>3</w:t>
        </w:r>
        <w:r w:rsidR="00721ABF">
          <w:rPr>
            <w:webHidden/>
          </w:rPr>
          <w:fldChar w:fldCharType="end"/>
        </w:r>
      </w:hyperlink>
    </w:p>
    <w:p w14:paraId="5676A628" w14:textId="64173E6B" w:rsidR="00721ABF" w:rsidRDefault="00F05606">
      <w:pPr>
        <w:pStyle w:val="TOC2"/>
        <w:rPr>
          <w:rFonts w:eastAsiaTheme="minorEastAsia"/>
          <w:noProof/>
          <w:sz w:val="24"/>
          <w:szCs w:val="24"/>
          <w:lang w:eastAsia="en-GB"/>
        </w:rPr>
      </w:pPr>
      <w:hyperlink w:anchor="_Toc94777272" w:history="1">
        <w:r w:rsidR="00721ABF" w:rsidRPr="00C60450">
          <w:rPr>
            <w:rStyle w:val="Hyperlink"/>
            <w:noProof/>
          </w:rPr>
          <w:t>1.1.</w:t>
        </w:r>
        <w:r w:rsidR="00721ABF">
          <w:rPr>
            <w:rFonts w:eastAsiaTheme="minorEastAsia"/>
            <w:noProof/>
            <w:sz w:val="24"/>
            <w:szCs w:val="24"/>
            <w:lang w:eastAsia="en-GB"/>
          </w:rPr>
          <w:tab/>
        </w:r>
        <w:r w:rsidR="00721ABF" w:rsidRPr="00C60450">
          <w:rPr>
            <w:rStyle w:val="Hyperlink"/>
            <w:noProof/>
          </w:rPr>
          <w:t>Integration List</w:t>
        </w:r>
        <w:r w:rsidR="00721ABF">
          <w:rPr>
            <w:noProof/>
            <w:webHidden/>
          </w:rPr>
          <w:tab/>
        </w:r>
        <w:r w:rsidR="00721ABF">
          <w:rPr>
            <w:noProof/>
            <w:webHidden/>
          </w:rPr>
          <w:fldChar w:fldCharType="begin"/>
        </w:r>
        <w:r w:rsidR="00721ABF">
          <w:rPr>
            <w:noProof/>
            <w:webHidden/>
          </w:rPr>
          <w:instrText xml:space="preserve"> PAGEREF _Toc94777272 \h </w:instrText>
        </w:r>
        <w:r w:rsidR="00721ABF">
          <w:rPr>
            <w:noProof/>
            <w:webHidden/>
          </w:rPr>
        </w:r>
        <w:r w:rsidR="00721ABF">
          <w:rPr>
            <w:noProof/>
            <w:webHidden/>
          </w:rPr>
          <w:fldChar w:fldCharType="separate"/>
        </w:r>
        <w:r w:rsidR="00721ABF">
          <w:rPr>
            <w:noProof/>
            <w:webHidden/>
          </w:rPr>
          <w:t>3</w:t>
        </w:r>
        <w:r w:rsidR="00721ABF">
          <w:rPr>
            <w:noProof/>
            <w:webHidden/>
          </w:rPr>
          <w:fldChar w:fldCharType="end"/>
        </w:r>
      </w:hyperlink>
    </w:p>
    <w:p w14:paraId="20D135F5" w14:textId="6A9DA0D0" w:rsidR="00721ABF" w:rsidRDefault="00F05606">
      <w:pPr>
        <w:pStyle w:val="TOC2"/>
        <w:rPr>
          <w:rFonts w:eastAsiaTheme="minorEastAsia"/>
          <w:noProof/>
          <w:sz w:val="24"/>
          <w:szCs w:val="24"/>
          <w:lang w:eastAsia="en-GB"/>
        </w:rPr>
      </w:pPr>
      <w:hyperlink w:anchor="_Toc94777273" w:history="1">
        <w:r w:rsidR="00721ABF" w:rsidRPr="00C60450">
          <w:rPr>
            <w:rStyle w:val="Hyperlink"/>
            <w:noProof/>
          </w:rPr>
          <w:t>1.2.</w:t>
        </w:r>
        <w:r w:rsidR="00721ABF">
          <w:rPr>
            <w:rFonts w:eastAsiaTheme="minorEastAsia"/>
            <w:noProof/>
            <w:sz w:val="24"/>
            <w:szCs w:val="24"/>
            <w:lang w:eastAsia="en-GB"/>
          </w:rPr>
          <w:tab/>
        </w:r>
        <w:r w:rsidR="00721ABF" w:rsidRPr="00C60450">
          <w:rPr>
            <w:rStyle w:val="Hyperlink"/>
            <w:noProof/>
          </w:rPr>
          <w:t>Anagrafica progetti</w:t>
        </w:r>
        <w:r w:rsidR="00721ABF">
          <w:rPr>
            <w:noProof/>
            <w:webHidden/>
          </w:rPr>
          <w:tab/>
        </w:r>
        <w:r w:rsidR="00721ABF">
          <w:rPr>
            <w:noProof/>
            <w:webHidden/>
          </w:rPr>
          <w:fldChar w:fldCharType="begin"/>
        </w:r>
        <w:r w:rsidR="00721ABF">
          <w:rPr>
            <w:noProof/>
            <w:webHidden/>
          </w:rPr>
          <w:instrText xml:space="preserve"> PAGEREF _Toc94777273 \h </w:instrText>
        </w:r>
        <w:r w:rsidR="00721ABF">
          <w:rPr>
            <w:noProof/>
            <w:webHidden/>
          </w:rPr>
        </w:r>
        <w:r w:rsidR="00721ABF">
          <w:rPr>
            <w:noProof/>
            <w:webHidden/>
          </w:rPr>
          <w:fldChar w:fldCharType="separate"/>
        </w:r>
        <w:r w:rsidR="00721ABF">
          <w:rPr>
            <w:noProof/>
            <w:webHidden/>
          </w:rPr>
          <w:t>5</w:t>
        </w:r>
        <w:r w:rsidR="00721ABF">
          <w:rPr>
            <w:noProof/>
            <w:webHidden/>
          </w:rPr>
          <w:fldChar w:fldCharType="end"/>
        </w:r>
      </w:hyperlink>
    </w:p>
    <w:p w14:paraId="150FC149" w14:textId="5B1DB553" w:rsidR="00721ABF" w:rsidRDefault="00F05606">
      <w:pPr>
        <w:pStyle w:val="TOC3"/>
        <w:tabs>
          <w:tab w:val="left" w:pos="1200"/>
          <w:tab w:val="right" w:leader="dot" w:pos="9350"/>
        </w:tabs>
        <w:rPr>
          <w:rFonts w:eastAsiaTheme="minorEastAsia"/>
          <w:noProof/>
          <w:sz w:val="24"/>
          <w:szCs w:val="24"/>
          <w:lang w:eastAsia="en-GB"/>
        </w:rPr>
      </w:pPr>
      <w:hyperlink w:anchor="_Toc94777274" w:history="1">
        <w:r w:rsidR="00721ABF" w:rsidRPr="00C60450">
          <w:rPr>
            <w:rStyle w:val="Hyperlink"/>
            <w:noProof/>
            <w:lang w:val="en-GB"/>
          </w:rPr>
          <w:t>1.2.1.</w:t>
        </w:r>
        <w:r w:rsidR="00721ABF">
          <w:rPr>
            <w:rFonts w:eastAsiaTheme="minorEastAsia"/>
            <w:noProof/>
            <w:sz w:val="24"/>
            <w:szCs w:val="24"/>
            <w:lang w:eastAsia="en-GB"/>
          </w:rPr>
          <w:tab/>
        </w:r>
        <w:r w:rsidR="00721ABF" w:rsidRPr="00C60450">
          <w:rPr>
            <w:rStyle w:val="Hyperlink"/>
            <w:noProof/>
            <w:lang w:val="en-GB"/>
          </w:rPr>
          <w:t>Mapping among our form and wsld exposed by SAP</w:t>
        </w:r>
        <w:r w:rsidR="00721ABF">
          <w:rPr>
            <w:noProof/>
            <w:webHidden/>
          </w:rPr>
          <w:tab/>
        </w:r>
        <w:r w:rsidR="00721ABF">
          <w:rPr>
            <w:noProof/>
            <w:webHidden/>
          </w:rPr>
          <w:fldChar w:fldCharType="begin"/>
        </w:r>
        <w:r w:rsidR="00721ABF">
          <w:rPr>
            <w:noProof/>
            <w:webHidden/>
          </w:rPr>
          <w:instrText xml:space="preserve"> PAGEREF _Toc94777274 \h </w:instrText>
        </w:r>
        <w:r w:rsidR="00721ABF">
          <w:rPr>
            <w:noProof/>
            <w:webHidden/>
          </w:rPr>
        </w:r>
        <w:r w:rsidR="00721ABF">
          <w:rPr>
            <w:noProof/>
            <w:webHidden/>
          </w:rPr>
          <w:fldChar w:fldCharType="separate"/>
        </w:r>
        <w:r w:rsidR="00721ABF">
          <w:rPr>
            <w:noProof/>
            <w:webHidden/>
          </w:rPr>
          <w:t>5</w:t>
        </w:r>
        <w:r w:rsidR="00721ABF">
          <w:rPr>
            <w:noProof/>
            <w:webHidden/>
          </w:rPr>
          <w:fldChar w:fldCharType="end"/>
        </w:r>
      </w:hyperlink>
    </w:p>
    <w:p w14:paraId="1876D9B9" w14:textId="6F57D8C6" w:rsidR="00721ABF" w:rsidRDefault="00F05606">
      <w:pPr>
        <w:pStyle w:val="TOC3"/>
        <w:tabs>
          <w:tab w:val="left" w:pos="1200"/>
          <w:tab w:val="right" w:leader="dot" w:pos="9350"/>
        </w:tabs>
        <w:rPr>
          <w:rFonts w:eastAsiaTheme="minorEastAsia"/>
          <w:noProof/>
          <w:sz w:val="24"/>
          <w:szCs w:val="24"/>
          <w:lang w:eastAsia="en-GB"/>
        </w:rPr>
      </w:pPr>
      <w:hyperlink w:anchor="_Toc94777275" w:history="1">
        <w:r w:rsidR="00721ABF" w:rsidRPr="00C60450">
          <w:rPr>
            <w:rStyle w:val="Hyperlink"/>
            <w:noProof/>
            <w:lang w:val="en-GB"/>
          </w:rPr>
          <w:t>1.2.2.</w:t>
        </w:r>
        <w:r w:rsidR="00721ABF">
          <w:rPr>
            <w:rFonts w:eastAsiaTheme="minorEastAsia"/>
            <w:noProof/>
            <w:sz w:val="24"/>
            <w:szCs w:val="24"/>
            <w:lang w:eastAsia="en-GB"/>
          </w:rPr>
          <w:tab/>
        </w:r>
        <w:r w:rsidR="00721ABF" w:rsidRPr="00C60450">
          <w:rPr>
            <w:rStyle w:val="Hyperlink"/>
            <w:noProof/>
            <w:lang w:val="en-GB"/>
          </w:rPr>
          <w:t>Project Form</w:t>
        </w:r>
        <w:r w:rsidR="00721ABF">
          <w:rPr>
            <w:noProof/>
            <w:webHidden/>
          </w:rPr>
          <w:tab/>
        </w:r>
        <w:r w:rsidR="00721ABF">
          <w:rPr>
            <w:noProof/>
            <w:webHidden/>
          </w:rPr>
          <w:fldChar w:fldCharType="begin"/>
        </w:r>
        <w:r w:rsidR="00721ABF">
          <w:rPr>
            <w:noProof/>
            <w:webHidden/>
          </w:rPr>
          <w:instrText xml:space="preserve"> PAGEREF _Toc94777275 \h </w:instrText>
        </w:r>
        <w:r w:rsidR="00721ABF">
          <w:rPr>
            <w:noProof/>
            <w:webHidden/>
          </w:rPr>
        </w:r>
        <w:r w:rsidR="00721ABF">
          <w:rPr>
            <w:noProof/>
            <w:webHidden/>
          </w:rPr>
          <w:fldChar w:fldCharType="separate"/>
        </w:r>
        <w:r w:rsidR="00721ABF">
          <w:rPr>
            <w:noProof/>
            <w:webHidden/>
          </w:rPr>
          <w:t>5</w:t>
        </w:r>
        <w:r w:rsidR="00721ABF">
          <w:rPr>
            <w:noProof/>
            <w:webHidden/>
          </w:rPr>
          <w:fldChar w:fldCharType="end"/>
        </w:r>
      </w:hyperlink>
    </w:p>
    <w:p w14:paraId="228B5DA2" w14:textId="63FE9E8E" w:rsidR="00721ABF" w:rsidRDefault="00F05606">
      <w:pPr>
        <w:pStyle w:val="TOC3"/>
        <w:tabs>
          <w:tab w:val="left" w:pos="1200"/>
          <w:tab w:val="right" w:leader="dot" w:pos="9350"/>
        </w:tabs>
        <w:rPr>
          <w:rFonts w:eastAsiaTheme="minorEastAsia"/>
          <w:noProof/>
          <w:sz w:val="24"/>
          <w:szCs w:val="24"/>
          <w:lang w:eastAsia="en-GB"/>
        </w:rPr>
      </w:pPr>
      <w:hyperlink w:anchor="_Toc94777276" w:history="1">
        <w:r w:rsidR="00721ABF" w:rsidRPr="00C60450">
          <w:rPr>
            <w:rStyle w:val="Hyperlink"/>
            <w:noProof/>
            <w:lang w:val="en-GB"/>
          </w:rPr>
          <w:t>1.2.3.</w:t>
        </w:r>
        <w:r w:rsidR="00721ABF">
          <w:rPr>
            <w:rFonts w:eastAsiaTheme="minorEastAsia"/>
            <w:noProof/>
            <w:sz w:val="24"/>
            <w:szCs w:val="24"/>
            <w:lang w:eastAsia="en-GB"/>
          </w:rPr>
          <w:tab/>
        </w:r>
        <w:r w:rsidR="00721ABF" w:rsidRPr="00C60450">
          <w:rPr>
            <w:rStyle w:val="Hyperlink"/>
            <w:noProof/>
            <w:lang w:val="en-GB"/>
          </w:rPr>
          <w:t>When the data will be sent to SAP</w:t>
        </w:r>
        <w:r w:rsidR="00721ABF">
          <w:rPr>
            <w:noProof/>
            <w:webHidden/>
          </w:rPr>
          <w:tab/>
        </w:r>
        <w:r w:rsidR="00721ABF">
          <w:rPr>
            <w:noProof/>
            <w:webHidden/>
          </w:rPr>
          <w:fldChar w:fldCharType="begin"/>
        </w:r>
        <w:r w:rsidR="00721ABF">
          <w:rPr>
            <w:noProof/>
            <w:webHidden/>
          </w:rPr>
          <w:instrText xml:space="preserve"> PAGEREF _Toc94777276 \h </w:instrText>
        </w:r>
        <w:r w:rsidR="00721ABF">
          <w:rPr>
            <w:noProof/>
            <w:webHidden/>
          </w:rPr>
        </w:r>
        <w:r w:rsidR="00721ABF">
          <w:rPr>
            <w:noProof/>
            <w:webHidden/>
          </w:rPr>
          <w:fldChar w:fldCharType="separate"/>
        </w:r>
        <w:r w:rsidR="00721ABF">
          <w:rPr>
            <w:noProof/>
            <w:webHidden/>
          </w:rPr>
          <w:t>8</w:t>
        </w:r>
        <w:r w:rsidR="00721ABF">
          <w:rPr>
            <w:noProof/>
            <w:webHidden/>
          </w:rPr>
          <w:fldChar w:fldCharType="end"/>
        </w:r>
      </w:hyperlink>
    </w:p>
    <w:p w14:paraId="5793D802" w14:textId="192DFCC1" w:rsidR="00721ABF" w:rsidRDefault="00F05606">
      <w:pPr>
        <w:pStyle w:val="TOC2"/>
        <w:rPr>
          <w:rFonts w:eastAsiaTheme="minorEastAsia"/>
          <w:noProof/>
          <w:sz w:val="24"/>
          <w:szCs w:val="24"/>
          <w:lang w:eastAsia="en-GB"/>
        </w:rPr>
      </w:pPr>
      <w:hyperlink w:anchor="_Toc94777277" w:history="1">
        <w:r w:rsidR="00721ABF" w:rsidRPr="00C60450">
          <w:rPr>
            <w:rStyle w:val="Hyperlink"/>
            <w:noProof/>
          </w:rPr>
          <w:t>1.3.</w:t>
        </w:r>
        <w:r w:rsidR="00721ABF">
          <w:rPr>
            <w:rFonts w:eastAsiaTheme="minorEastAsia"/>
            <w:noProof/>
            <w:sz w:val="24"/>
            <w:szCs w:val="24"/>
            <w:lang w:eastAsia="en-GB"/>
          </w:rPr>
          <w:tab/>
        </w:r>
        <w:r w:rsidR="00721ABF" w:rsidRPr="00C60450">
          <w:rPr>
            <w:rStyle w:val="Hyperlink"/>
            <w:noProof/>
          </w:rPr>
          <w:t>Deliverables</w:t>
        </w:r>
        <w:r w:rsidR="00721ABF">
          <w:rPr>
            <w:noProof/>
            <w:webHidden/>
          </w:rPr>
          <w:tab/>
        </w:r>
        <w:r w:rsidR="00721ABF">
          <w:rPr>
            <w:noProof/>
            <w:webHidden/>
          </w:rPr>
          <w:fldChar w:fldCharType="begin"/>
        </w:r>
        <w:r w:rsidR="00721ABF">
          <w:rPr>
            <w:noProof/>
            <w:webHidden/>
          </w:rPr>
          <w:instrText xml:space="preserve"> PAGEREF _Toc94777277 \h </w:instrText>
        </w:r>
        <w:r w:rsidR="00721ABF">
          <w:rPr>
            <w:noProof/>
            <w:webHidden/>
          </w:rPr>
        </w:r>
        <w:r w:rsidR="00721ABF">
          <w:rPr>
            <w:noProof/>
            <w:webHidden/>
          </w:rPr>
          <w:fldChar w:fldCharType="separate"/>
        </w:r>
        <w:r w:rsidR="00721ABF">
          <w:rPr>
            <w:noProof/>
            <w:webHidden/>
          </w:rPr>
          <w:t>9</w:t>
        </w:r>
        <w:r w:rsidR="00721ABF">
          <w:rPr>
            <w:noProof/>
            <w:webHidden/>
          </w:rPr>
          <w:fldChar w:fldCharType="end"/>
        </w:r>
      </w:hyperlink>
    </w:p>
    <w:p w14:paraId="5DD29B7E" w14:textId="4CFC7572" w:rsidR="00721ABF" w:rsidRDefault="00F05606">
      <w:pPr>
        <w:pStyle w:val="TOC3"/>
        <w:tabs>
          <w:tab w:val="left" w:pos="1200"/>
          <w:tab w:val="right" w:leader="dot" w:pos="9350"/>
        </w:tabs>
        <w:rPr>
          <w:rFonts w:eastAsiaTheme="minorEastAsia"/>
          <w:noProof/>
          <w:sz w:val="24"/>
          <w:szCs w:val="24"/>
          <w:lang w:eastAsia="en-GB"/>
        </w:rPr>
      </w:pPr>
      <w:hyperlink w:anchor="_Toc94777278" w:history="1">
        <w:r w:rsidR="00721ABF" w:rsidRPr="00C60450">
          <w:rPr>
            <w:rStyle w:val="Hyperlink"/>
            <w:noProof/>
            <w:lang w:val="en-GB"/>
          </w:rPr>
          <w:t>1.3.1.</w:t>
        </w:r>
        <w:r w:rsidR="00721ABF">
          <w:rPr>
            <w:rFonts w:eastAsiaTheme="minorEastAsia"/>
            <w:noProof/>
            <w:sz w:val="24"/>
            <w:szCs w:val="24"/>
            <w:lang w:eastAsia="en-GB"/>
          </w:rPr>
          <w:tab/>
        </w:r>
        <w:r w:rsidR="00721ABF" w:rsidRPr="00C60450">
          <w:rPr>
            <w:rStyle w:val="Hyperlink"/>
            <w:noProof/>
            <w:lang w:val="en-GB"/>
          </w:rPr>
          <w:t>POX VS SAP – RULE</w:t>
        </w:r>
        <w:r w:rsidR="00721ABF">
          <w:rPr>
            <w:noProof/>
            <w:webHidden/>
          </w:rPr>
          <w:tab/>
        </w:r>
        <w:r w:rsidR="00721ABF">
          <w:rPr>
            <w:noProof/>
            <w:webHidden/>
          </w:rPr>
          <w:fldChar w:fldCharType="begin"/>
        </w:r>
        <w:r w:rsidR="00721ABF">
          <w:rPr>
            <w:noProof/>
            <w:webHidden/>
          </w:rPr>
          <w:instrText xml:space="preserve"> PAGEREF _Toc94777278 \h </w:instrText>
        </w:r>
        <w:r w:rsidR="00721ABF">
          <w:rPr>
            <w:noProof/>
            <w:webHidden/>
          </w:rPr>
        </w:r>
        <w:r w:rsidR="00721ABF">
          <w:rPr>
            <w:noProof/>
            <w:webHidden/>
          </w:rPr>
          <w:fldChar w:fldCharType="separate"/>
        </w:r>
        <w:r w:rsidR="00721ABF">
          <w:rPr>
            <w:noProof/>
            <w:webHidden/>
          </w:rPr>
          <w:t>9</w:t>
        </w:r>
        <w:r w:rsidR="00721ABF">
          <w:rPr>
            <w:noProof/>
            <w:webHidden/>
          </w:rPr>
          <w:fldChar w:fldCharType="end"/>
        </w:r>
      </w:hyperlink>
    </w:p>
    <w:p w14:paraId="73A417A6" w14:textId="432DF165" w:rsidR="00721ABF" w:rsidRDefault="00F05606">
      <w:pPr>
        <w:pStyle w:val="TOC3"/>
        <w:tabs>
          <w:tab w:val="left" w:pos="1200"/>
          <w:tab w:val="right" w:leader="dot" w:pos="9350"/>
        </w:tabs>
        <w:rPr>
          <w:rFonts w:eastAsiaTheme="minorEastAsia"/>
          <w:noProof/>
          <w:sz w:val="24"/>
          <w:szCs w:val="24"/>
          <w:lang w:eastAsia="en-GB"/>
        </w:rPr>
      </w:pPr>
      <w:hyperlink w:anchor="_Toc94777280" w:history="1">
        <w:r w:rsidR="00721ABF" w:rsidRPr="00C60450">
          <w:rPr>
            <w:rStyle w:val="Hyperlink"/>
            <w:noProof/>
            <w:lang w:val="en-GB"/>
          </w:rPr>
          <w:t>1.3.2.</w:t>
        </w:r>
        <w:r w:rsidR="00721ABF">
          <w:rPr>
            <w:rFonts w:eastAsiaTheme="minorEastAsia"/>
            <w:noProof/>
            <w:sz w:val="24"/>
            <w:szCs w:val="24"/>
            <w:lang w:eastAsia="en-GB"/>
          </w:rPr>
          <w:tab/>
        </w:r>
        <w:r w:rsidR="00721ABF" w:rsidRPr="00C60450">
          <w:rPr>
            <w:rStyle w:val="Hyperlink"/>
            <w:noProof/>
            <w:lang w:val="en-GB"/>
          </w:rPr>
          <w:t>SAP Vs PO – RULE</w:t>
        </w:r>
        <w:r w:rsidR="00721ABF">
          <w:rPr>
            <w:noProof/>
            <w:webHidden/>
          </w:rPr>
          <w:tab/>
        </w:r>
        <w:r w:rsidR="00721ABF">
          <w:rPr>
            <w:noProof/>
            <w:webHidden/>
          </w:rPr>
          <w:fldChar w:fldCharType="begin"/>
        </w:r>
        <w:r w:rsidR="00721ABF">
          <w:rPr>
            <w:noProof/>
            <w:webHidden/>
          </w:rPr>
          <w:instrText xml:space="preserve"> PAGEREF _Toc94777280 \h </w:instrText>
        </w:r>
        <w:r w:rsidR="00721ABF">
          <w:rPr>
            <w:noProof/>
            <w:webHidden/>
          </w:rPr>
        </w:r>
        <w:r w:rsidR="00721ABF">
          <w:rPr>
            <w:noProof/>
            <w:webHidden/>
          </w:rPr>
          <w:fldChar w:fldCharType="separate"/>
        </w:r>
        <w:r w:rsidR="00721ABF">
          <w:rPr>
            <w:noProof/>
            <w:webHidden/>
          </w:rPr>
          <w:t>9</w:t>
        </w:r>
        <w:r w:rsidR="00721ABF">
          <w:rPr>
            <w:noProof/>
            <w:webHidden/>
          </w:rPr>
          <w:fldChar w:fldCharType="end"/>
        </w:r>
      </w:hyperlink>
    </w:p>
    <w:p w14:paraId="792C2433" w14:textId="3C86930A" w:rsidR="00721ABF" w:rsidRDefault="00F05606">
      <w:pPr>
        <w:pStyle w:val="TOC3"/>
        <w:tabs>
          <w:tab w:val="left" w:pos="1200"/>
          <w:tab w:val="right" w:leader="dot" w:pos="9350"/>
        </w:tabs>
        <w:rPr>
          <w:rFonts w:eastAsiaTheme="minorEastAsia"/>
          <w:noProof/>
          <w:sz w:val="24"/>
          <w:szCs w:val="24"/>
          <w:lang w:eastAsia="en-GB"/>
        </w:rPr>
      </w:pPr>
      <w:hyperlink w:anchor="_Toc94777281" w:history="1">
        <w:r w:rsidR="00721ABF" w:rsidRPr="00C60450">
          <w:rPr>
            <w:rStyle w:val="Hyperlink"/>
            <w:noProof/>
            <w:lang w:val="en-GB"/>
          </w:rPr>
          <w:t>1.3.3.</w:t>
        </w:r>
        <w:r w:rsidR="00721ABF">
          <w:rPr>
            <w:rFonts w:eastAsiaTheme="minorEastAsia"/>
            <w:noProof/>
            <w:sz w:val="24"/>
            <w:szCs w:val="24"/>
            <w:lang w:eastAsia="en-GB"/>
          </w:rPr>
          <w:tab/>
        </w:r>
        <w:r w:rsidR="00721ABF" w:rsidRPr="00C60450">
          <w:rPr>
            <w:rStyle w:val="Hyperlink"/>
            <w:noProof/>
            <w:lang w:val="en-GB"/>
          </w:rPr>
          <w:t>Deliverable FORM in POX</w:t>
        </w:r>
        <w:r w:rsidR="00721ABF">
          <w:rPr>
            <w:noProof/>
            <w:webHidden/>
          </w:rPr>
          <w:tab/>
        </w:r>
        <w:r w:rsidR="00721ABF">
          <w:rPr>
            <w:noProof/>
            <w:webHidden/>
          </w:rPr>
          <w:fldChar w:fldCharType="begin"/>
        </w:r>
        <w:r w:rsidR="00721ABF">
          <w:rPr>
            <w:noProof/>
            <w:webHidden/>
          </w:rPr>
          <w:instrText xml:space="preserve"> PAGEREF _Toc94777281 \h </w:instrText>
        </w:r>
        <w:r w:rsidR="00721ABF">
          <w:rPr>
            <w:noProof/>
            <w:webHidden/>
          </w:rPr>
        </w:r>
        <w:r w:rsidR="00721ABF">
          <w:rPr>
            <w:noProof/>
            <w:webHidden/>
          </w:rPr>
          <w:fldChar w:fldCharType="separate"/>
        </w:r>
        <w:r w:rsidR="00721ABF">
          <w:rPr>
            <w:noProof/>
            <w:webHidden/>
          </w:rPr>
          <w:t>10</w:t>
        </w:r>
        <w:r w:rsidR="00721ABF">
          <w:rPr>
            <w:noProof/>
            <w:webHidden/>
          </w:rPr>
          <w:fldChar w:fldCharType="end"/>
        </w:r>
      </w:hyperlink>
    </w:p>
    <w:p w14:paraId="2D75C41F" w14:textId="3A07E26D" w:rsidR="00721ABF" w:rsidRDefault="00F05606">
      <w:pPr>
        <w:pStyle w:val="TOC3"/>
        <w:tabs>
          <w:tab w:val="left" w:pos="1200"/>
          <w:tab w:val="right" w:leader="dot" w:pos="9350"/>
        </w:tabs>
        <w:rPr>
          <w:rFonts w:eastAsiaTheme="minorEastAsia"/>
          <w:noProof/>
          <w:sz w:val="24"/>
          <w:szCs w:val="24"/>
          <w:lang w:eastAsia="en-GB"/>
        </w:rPr>
      </w:pPr>
      <w:hyperlink w:anchor="_Toc94777282" w:history="1">
        <w:r w:rsidR="00721ABF" w:rsidRPr="00C60450">
          <w:rPr>
            <w:rStyle w:val="Hyperlink"/>
            <w:noProof/>
            <w:lang w:val="en-GB"/>
          </w:rPr>
          <w:t>1.3.4.</w:t>
        </w:r>
        <w:r w:rsidR="00721ABF">
          <w:rPr>
            <w:rFonts w:eastAsiaTheme="minorEastAsia"/>
            <w:noProof/>
            <w:sz w:val="24"/>
            <w:szCs w:val="24"/>
            <w:lang w:eastAsia="en-GB"/>
          </w:rPr>
          <w:tab/>
        </w:r>
        <w:r w:rsidR="00721ABF" w:rsidRPr="00C60450">
          <w:rPr>
            <w:rStyle w:val="Hyperlink"/>
            <w:noProof/>
            <w:lang w:val="en-GB"/>
          </w:rPr>
          <w:t>DeLiverable form in SAP</w:t>
        </w:r>
        <w:r w:rsidR="00721ABF">
          <w:rPr>
            <w:noProof/>
            <w:webHidden/>
          </w:rPr>
          <w:tab/>
        </w:r>
        <w:r w:rsidR="00721ABF">
          <w:rPr>
            <w:noProof/>
            <w:webHidden/>
          </w:rPr>
          <w:fldChar w:fldCharType="begin"/>
        </w:r>
        <w:r w:rsidR="00721ABF">
          <w:rPr>
            <w:noProof/>
            <w:webHidden/>
          </w:rPr>
          <w:instrText xml:space="preserve"> PAGEREF _Toc94777282 \h </w:instrText>
        </w:r>
        <w:r w:rsidR="00721ABF">
          <w:rPr>
            <w:noProof/>
            <w:webHidden/>
          </w:rPr>
        </w:r>
        <w:r w:rsidR="00721ABF">
          <w:rPr>
            <w:noProof/>
            <w:webHidden/>
          </w:rPr>
          <w:fldChar w:fldCharType="separate"/>
        </w:r>
        <w:r w:rsidR="00721ABF">
          <w:rPr>
            <w:noProof/>
            <w:webHidden/>
          </w:rPr>
          <w:t>10</w:t>
        </w:r>
        <w:r w:rsidR="00721ABF">
          <w:rPr>
            <w:noProof/>
            <w:webHidden/>
          </w:rPr>
          <w:fldChar w:fldCharType="end"/>
        </w:r>
      </w:hyperlink>
    </w:p>
    <w:p w14:paraId="19F19C07" w14:textId="25CEE9B2" w:rsidR="00721ABF" w:rsidRDefault="00F05606">
      <w:pPr>
        <w:pStyle w:val="TOC2"/>
        <w:rPr>
          <w:rFonts w:eastAsiaTheme="minorEastAsia"/>
          <w:noProof/>
          <w:sz w:val="24"/>
          <w:szCs w:val="24"/>
          <w:lang w:eastAsia="en-GB"/>
        </w:rPr>
      </w:pPr>
      <w:hyperlink w:anchor="_Toc94777283" w:history="1">
        <w:r w:rsidR="00721ABF" w:rsidRPr="00C60450">
          <w:rPr>
            <w:rStyle w:val="Hyperlink"/>
            <w:noProof/>
          </w:rPr>
          <w:t>1.4.</w:t>
        </w:r>
        <w:r w:rsidR="00721ABF">
          <w:rPr>
            <w:rFonts w:eastAsiaTheme="minorEastAsia"/>
            <w:noProof/>
            <w:sz w:val="24"/>
            <w:szCs w:val="24"/>
            <w:lang w:eastAsia="en-GB"/>
          </w:rPr>
          <w:tab/>
        </w:r>
        <w:r w:rsidR="00721ABF" w:rsidRPr="00C60450">
          <w:rPr>
            <w:rStyle w:val="Hyperlink"/>
            <w:noProof/>
          </w:rPr>
          <w:t>SAL</w:t>
        </w:r>
        <w:r w:rsidR="00721ABF">
          <w:rPr>
            <w:noProof/>
            <w:webHidden/>
          </w:rPr>
          <w:tab/>
        </w:r>
        <w:r w:rsidR="00721ABF">
          <w:rPr>
            <w:noProof/>
            <w:webHidden/>
          </w:rPr>
          <w:fldChar w:fldCharType="begin"/>
        </w:r>
        <w:r w:rsidR="00721ABF">
          <w:rPr>
            <w:noProof/>
            <w:webHidden/>
          </w:rPr>
          <w:instrText xml:space="preserve"> PAGEREF _Toc94777283 \h </w:instrText>
        </w:r>
        <w:r w:rsidR="00721ABF">
          <w:rPr>
            <w:noProof/>
            <w:webHidden/>
          </w:rPr>
        </w:r>
        <w:r w:rsidR="00721ABF">
          <w:rPr>
            <w:noProof/>
            <w:webHidden/>
          </w:rPr>
          <w:fldChar w:fldCharType="separate"/>
        </w:r>
        <w:r w:rsidR="00721ABF">
          <w:rPr>
            <w:noProof/>
            <w:webHidden/>
          </w:rPr>
          <w:t>11</w:t>
        </w:r>
        <w:r w:rsidR="00721ABF">
          <w:rPr>
            <w:noProof/>
            <w:webHidden/>
          </w:rPr>
          <w:fldChar w:fldCharType="end"/>
        </w:r>
      </w:hyperlink>
    </w:p>
    <w:p w14:paraId="64FB65F3" w14:textId="329C0590" w:rsidR="00721ABF" w:rsidRDefault="00F05606">
      <w:pPr>
        <w:pStyle w:val="TOC3"/>
        <w:tabs>
          <w:tab w:val="left" w:pos="1200"/>
          <w:tab w:val="right" w:leader="dot" w:pos="9350"/>
        </w:tabs>
        <w:rPr>
          <w:rFonts w:eastAsiaTheme="minorEastAsia"/>
          <w:noProof/>
          <w:sz w:val="24"/>
          <w:szCs w:val="24"/>
          <w:lang w:eastAsia="en-GB"/>
        </w:rPr>
      </w:pPr>
      <w:hyperlink w:anchor="_Toc94777284" w:history="1">
        <w:r w:rsidR="00721ABF" w:rsidRPr="00C60450">
          <w:rPr>
            <w:rStyle w:val="Hyperlink"/>
            <w:noProof/>
            <w:lang w:val="en-GB"/>
          </w:rPr>
          <w:t>1.4.1.</w:t>
        </w:r>
        <w:r w:rsidR="00721ABF">
          <w:rPr>
            <w:rFonts w:eastAsiaTheme="minorEastAsia"/>
            <w:noProof/>
            <w:sz w:val="24"/>
            <w:szCs w:val="24"/>
            <w:lang w:eastAsia="en-GB"/>
          </w:rPr>
          <w:tab/>
        </w:r>
        <w:r w:rsidR="00721ABF" w:rsidRPr="00C60450">
          <w:rPr>
            <w:rStyle w:val="Hyperlink"/>
            <w:noProof/>
            <w:lang w:val="en-GB"/>
          </w:rPr>
          <w:t>SAL Widget</w:t>
        </w:r>
        <w:r w:rsidR="00721ABF">
          <w:rPr>
            <w:noProof/>
            <w:webHidden/>
          </w:rPr>
          <w:tab/>
        </w:r>
        <w:r w:rsidR="00721ABF">
          <w:rPr>
            <w:noProof/>
            <w:webHidden/>
          </w:rPr>
          <w:fldChar w:fldCharType="begin"/>
        </w:r>
        <w:r w:rsidR="00721ABF">
          <w:rPr>
            <w:noProof/>
            <w:webHidden/>
          </w:rPr>
          <w:instrText xml:space="preserve"> PAGEREF _Toc94777284 \h </w:instrText>
        </w:r>
        <w:r w:rsidR="00721ABF">
          <w:rPr>
            <w:noProof/>
            <w:webHidden/>
          </w:rPr>
        </w:r>
        <w:r w:rsidR="00721ABF">
          <w:rPr>
            <w:noProof/>
            <w:webHidden/>
          </w:rPr>
          <w:fldChar w:fldCharType="separate"/>
        </w:r>
        <w:r w:rsidR="00721ABF">
          <w:rPr>
            <w:noProof/>
            <w:webHidden/>
          </w:rPr>
          <w:t>11</w:t>
        </w:r>
        <w:r w:rsidR="00721ABF">
          <w:rPr>
            <w:noProof/>
            <w:webHidden/>
          </w:rPr>
          <w:fldChar w:fldCharType="end"/>
        </w:r>
      </w:hyperlink>
    </w:p>
    <w:p w14:paraId="1B82F7F7" w14:textId="2D315876" w:rsidR="00721ABF" w:rsidRDefault="00F05606">
      <w:pPr>
        <w:pStyle w:val="TOC3"/>
        <w:tabs>
          <w:tab w:val="left" w:pos="1200"/>
          <w:tab w:val="right" w:leader="dot" w:pos="9350"/>
        </w:tabs>
        <w:rPr>
          <w:rFonts w:eastAsiaTheme="minorEastAsia"/>
          <w:noProof/>
          <w:sz w:val="24"/>
          <w:szCs w:val="24"/>
          <w:lang w:eastAsia="en-GB"/>
        </w:rPr>
      </w:pPr>
      <w:hyperlink w:anchor="_Toc94777285" w:history="1">
        <w:r w:rsidR="00721ABF" w:rsidRPr="00C60450">
          <w:rPr>
            <w:rStyle w:val="Hyperlink"/>
            <w:noProof/>
            <w:lang w:val="en-GB"/>
          </w:rPr>
          <w:t>1.4.2.</w:t>
        </w:r>
        <w:r w:rsidR="00721ABF">
          <w:rPr>
            <w:rFonts w:eastAsiaTheme="minorEastAsia"/>
            <w:noProof/>
            <w:sz w:val="24"/>
            <w:szCs w:val="24"/>
            <w:lang w:eastAsia="en-GB"/>
          </w:rPr>
          <w:tab/>
        </w:r>
        <w:r w:rsidR="00721ABF" w:rsidRPr="00C60450">
          <w:rPr>
            <w:rStyle w:val="Hyperlink"/>
            <w:noProof/>
            <w:lang w:val="en-GB"/>
          </w:rPr>
          <w:t>SAP to POX Rule</w:t>
        </w:r>
        <w:r w:rsidR="00721ABF">
          <w:rPr>
            <w:noProof/>
            <w:webHidden/>
          </w:rPr>
          <w:tab/>
        </w:r>
        <w:r w:rsidR="00721ABF">
          <w:rPr>
            <w:noProof/>
            <w:webHidden/>
          </w:rPr>
          <w:fldChar w:fldCharType="begin"/>
        </w:r>
        <w:r w:rsidR="00721ABF">
          <w:rPr>
            <w:noProof/>
            <w:webHidden/>
          </w:rPr>
          <w:instrText xml:space="preserve"> PAGEREF _Toc94777285 \h </w:instrText>
        </w:r>
        <w:r w:rsidR="00721ABF">
          <w:rPr>
            <w:noProof/>
            <w:webHidden/>
          </w:rPr>
        </w:r>
        <w:r w:rsidR="00721ABF">
          <w:rPr>
            <w:noProof/>
            <w:webHidden/>
          </w:rPr>
          <w:fldChar w:fldCharType="separate"/>
        </w:r>
        <w:r w:rsidR="00721ABF">
          <w:rPr>
            <w:noProof/>
            <w:webHidden/>
          </w:rPr>
          <w:t>12</w:t>
        </w:r>
        <w:r w:rsidR="00721ABF">
          <w:rPr>
            <w:noProof/>
            <w:webHidden/>
          </w:rPr>
          <w:fldChar w:fldCharType="end"/>
        </w:r>
      </w:hyperlink>
    </w:p>
    <w:p w14:paraId="0A6F8CA9" w14:textId="6DE091F4" w:rsidR="00721ABF" w:rsidRDefault="00F05606">
      <w:pPr>
        <w:pStyle w:val="TOC2"/>
        <w:rPr>
          <w:rFonts w:eastAsiaTheme="minorEastAsia"/>
          <w:noProof/>
          <w:sz w:val="24"/>
          <w:szCs w:val="24"/>
          <w:lang w:eastAsia="en-GB"/>
        </w:rPr>
      </w:pPr>
      <w:hyperlink w:anchor="_Toc94777286" w:history="1">
        <w:r w:rsidR="00721ABF" w:rsidRPr="00C60450">
          <w:rPr>
            <w:rStyle w:val="Hyperlink"/>
            <w:noProof/>
          </w:rPr>
          <w:t>1.5.</w:t>
        </w:r>
        <w:r w:rsidR="00721ABF">
          <w:rPr>
            <w:rFonts w:eastAsiaTheme="minorEastAsia"/>
            <w:noProof/>
            <w:sz w:val="24"/>
            <w:szCs w:val="24"/>
            <w:lang w:eastAsia="en-GB"/>
          </w:rPr>
          <w:tab/>
        </w:r>
        <w:r w:rsidR="00721ABF" w:rsidRPr="00C60450">
          <w:rPr>
            <w:rStyle w:val="Hyperlink"/>
            <w:noProof/>
          </w:rPr>
          <w:t>SAP RI to PO – Indirect Hours (Internal labour Cost)</w:t>
        </w:r>
        <w:r w:rsidR="00721ABF">
          <w:rPr>
            <w:noProof/>
            <w:webHidden/>
          </w:rPr>
          <w:tab/>
        </w:r>
        <w:r w:rsidR="00721ABF">
          <w:rPr>
            <w:noProof/>
            <w:webHidden/>
          </w:rPr>
          <w:fldChar w:fldCharType="begin"/>
        </w:r>
        <w:r w:rsidR="00721ABF">
          <w:rPr>
            <w:noProof/>
            <w:webHidden/>
          </w:rPr>
          <w:instrText xml:space="preserve"> PAGEREF _Toc94777286 \h </w:instrText>
        </w:r>
        <w:r w:rsidR="00721ABF">
          <w:rPr>
            <w:noProof/>
            <w:webHidden/>
          </w:rPr>
        </w:r>
        <w:r w:rsidR="00721ABF">
          <w:rPr>
            <w:noProof/>
            <w:webHidden/>
          </w:rPr>
          <w:fldChar w:fldCharType="separate"/>
        </w:r>
        <w:r w:rsidR="00721ABF">
          <w:rPr>
            <w:noProof/>
            <w:webHidden/>
          </w:rPr>
          <w:t>13</w:t>
        </w:r>
        <w:r w:rsidR="00721ABF">
          <w:rPr>
            <w:noProof/>
            <w:webHidden/>
          </w:rPr>
          <w:fldChar w:fldCharType="end"/>
        </w:r>
      </w:hyperlink>
    </w:p>
    <w:p w14:paraId="7473DF45" w14:textId="2E7DB6BA" w:rsidR="00721ABF" w:rsidRDefault="00F05606">
      <w:pPr>
        <w:pStyle w:val="TOC2"/>
        <w:rPr>
          <w:rFonts w:eastAsiaTheme="minorEastAsia"/>
          <w:noProof/>
          <w:sz w:val="24"/>
          <w:szCs w:val="24"/>
          <w:lang w:eastAsia="en-GB"/>
        </w:rPr>
      </w:pPr>
      <w:hyperlink w:anchor="_Toc94777287" w:history="1">
        <w:r w:rsidR="00721ABF" w:rsidRPr="00C60450">
          <w:rPr>
            <w:rStyle w:val="Hyperlink"/>
            <w:noProof/>
          </w:rPr>
          <w:t>1.6.</w:t>
        </w:r>
        <w:r w:rsidR="00721ABF">
          <w:rPr>
            <w:rFonts w:eastAsiaTheme="minorEastAsia"/>
            <w:noProof/>
            <w:sz w:val="24"/>
            <w:szCs w:val="24"/>
            <w:lang w:eastAsia="en-GB"/>
          </w:rPr>
          <w:tab/>
        </w:r>
        <w:r w:rsidR="00721ABF" w:rsidRPr="00C60450">
          <w:rPr>
            <w:rStyle w:val="Hyperlink"/>
            <w:noProof/>
          </w:rPr>
          <w:t>PO to SAP - WBS and Internal Order</w:t>
        </w:r>
        <w:r w:rsidR="00721ABF">
          <w:rPr>
            <w:noProof/>
            <w:webHidden/>
          </w:rPr>
          <w:tab/>
        </w:r>
        <w:r w:rsidR="00721ABF">
          <w:rPr>
            <w:noProof/>
            <w:webHidden/>
          </w:rPr>
          <w:fldChar w:fldCharType="begin"/>
        </w:r>
        <w:r w:rsidR="00721ABF">
          <w:rPr>
            <w:noProof/>
            <w:webHidden/>
          </w:rPr>
          <w:instrText xml:space="preserve"> PAGEREF _Toc94777287 \h </w:instrText>
        </w:r>
        <w:r w:rsidR="00721ABF">
          <w:rPr>
            <w:noProof/>
            <w:webHidden/>
          </w:rPr>
        </w:r>
        <w:r w:rsidR="00721ABF">
          <w:rPr>
            <w:noProof/>
            <w:webHidden/>
          </w:rPr>
          <w:fldChar w:fldCharType="separate"/>
        </w:r>
        <w:r w:rsidR="00721ABF">
          <w:rPr>
            <w:noProof/>
            <w:webHidden/>
          </w:rPr>
          <w:t>15</w:t>
        </w:r>
        <w:r w:rsidR="00721ABF">
          <w:rPr>
            <w:noProof/>
            <w:webHidden/>
          </w:rPr>
          <w:fldChar w:fldCharType="end"/>
        </w:r>
      </w:hyperlink>
    </w:p>
    <w:p w14:paraId="1C495CE5" w14:textId="0D05C6EA" w:rsidR="00721ABF" w:rsidRDefault="00F05606">
      <w:pPr>
        <w:pStyle w:val="TOC3"/>
        <w:tabs>
          <w:tab w:val="left" w:pos="1200"/>
          <w:tab w:val="right" w:leader="dot" w:pos="9350"/>
        </w:tabs>
        <w:rPr>
          <w:rFonts w:eastAsiaTheme="minorEastAsia"/>
          <w:noProof/>
          <w:sz w:val="24"/>
          <w:szCs w:val="24"/>
          <w:lang w:eastAsia="en-GB"/>
        </w:rPr>
      </w:pPr>
      <w:hyperlink w:anchor="_Toc94777288" w:history="1">
        <w:r w:rsidR="00721ABF" w:rsidRPr="00C60450">
          <w:rPr>
            <w:rStyle w:val="Hyperlink"/>
            <w:noProof/>
            <w:lang w:val="en-GB"/>
          </w:rPr>
          <w:t>1.6.1.</w:t>
        </w:r>
        <w:r w:rsidR="00721ABF">
          <w:rPr>
            <w:rFonts w:eastAsiaTheme="minorEastAsia"/>
            <w:noProof/>
            <w:sz w:val="24"/>
            <w:szCs w:val="24"/>
            <w:lang w:eastAsia="en-GB"/>
          </w:rPr>
          <w:tab/>
        </w:r>
        <w:r w:rsidR="00721ABF" w:rsidRPr="00C60450">
          <w:rPr>
            <w:rStyle w:val="Hyperlink"/>
            <w:noProof/>
            <w:lang w:val="en-GB"/>
          </w:rPr>
          <w:t>WBS – Internal Order Widget</w:t>
        </w:r>
        <w:r w:rsidR="00721ABF">
          <w:rPr>
            <w:noProof/>
            <w:webHidden/>
          </w:rPr>
          <w:tab/>
        </w:r>
        <w:r w:rsidR="00721ABF">
          <w:rPr>
            <w:noProof/>
            <w:webHidden/>
          </w:rPr>
          <w:fldChar w:fldCharType="begin"/>
        </w:r>
        <w:r w:rsidR="00721ABF">
          <w:rPr>
            <w:noProof/>
            <w:webHidden/>
          </w:rPr>
          <w:instrText xml:space="preserve"> PAGEREF _Toc94777288 \h </w:instrText>
        </w:r>
        <w:r w:rsidR="00721ABF">
          <w:rPr>
            <w:noProof/>
            <w:webHidden/>
          </w:rPr>
        </w:r>
        <w:r w:rsidR="00721ABF">
          <w:rPr>
            <w:noProof/>
            <w:webHidden/>
          </w:rPr>
          <w:fldChar w:fldCharType="separate"/>
        </w:r>
        <w:r w:rsidR="00721ABF">
          <w:rPr>
            <w:noProof/>
            <w:webHidden/>
          </w:rPr>
          <w:t>16</w:t>
        </w:r>
        <w:r w:rsidR="00721ABF">
          <w:rPr>
            <w:noProof/>
            <w:webHidden/>
          </w:rPr>
          <w:fldChar w:fldCharType="end"/>
        </w:r>
      </w:hyperlink>
    </w:p>
    <w:p w14:paraId="457D765D" w14:textId="709FC691" w:rsidR="00721ABF" w:rsidRDefault="00F05606">
      <w:pPr>
        <w:pStyle w:val="TOC3"/>
        <w:tabs>
          <w:tab w:val="left" w:pos="1200"/>
          <w:tab w:val="right" w:leader="dot" w:pos="9350"/>
        </w:tabs>
        <w:rPr>
          <w:rFonts w:eastAsiaTheme="minorEastAsia"/>
          <w:noProof/>
          <w:sz w:val="24"/>
          <w:szCs w:val="24"/>
          <w:lang w:eastAsia="en-GB"/>
        </w:rPr>
      </w:pPr>
      <w:hyperlink w:anchor="_Toc94777289" w:history="1">
        <w:r w:rsidR="00721ABF" w:rsidRPr="00C60450">
          <w:rPr>
            <w:rStyle w:val="Hyperlink"/>
            <w:noProof/>
            <w:lang w:val="en-GB"/>
          </w:rPr>
          <w:t>1.6.2.</w:t>
        </w:r>
        <w:r w:rsidR="00721ABF">
          <w:rPr>
            <w:rFonts w:eastAsiaTheme="minorEastAsia"/>
            <w:noProof/>
            <w:sz w:val="24"/>
            <w:szCs w:val="24"/>
            <w:lang w:eastAsia="en-GB"/>
          </w:rPr>
          <w:tab/>
        </w:r>
        <w:r w:rsidR="00721ABF" w:rsidRPr="00C60450">
          <w:rPr>
            <w:rStyle w:val="Hyperlink"/>
            <w:noProof/>
            <w:lang w:val="en-GB"/>
          </w:rPr>
          <w:t>How to send the data to SAP</w:t>
        </w:r>
        <w:r w:rsidR="00721ABF">
          <w:rPr>
            <w:noProof/>
            <w:webHidden/>
          </w:rPr>
          <w:tab/>
        </w:r>
        <w:r w:rsidR="00721ABF">
          <w:rPr>
            <w:noProof/>
            <w:webHidden/>
          </w:rPr>
          <w:fldChar w:fldCharType="begin"/>
        </w:r>
        <w:r w:rsidR="00721ABF">
          <w:rPr>
            <w:noProof/>
            <w:webHidden/>
          </w:rPr>
          <w:instrText xml:space="preserve"> PAGEREF _Toc94777289 \h </w:instrText>
        </w:r>
        <w:r w:rsidR="00721ABF">
          <w:rPr>
            <w:noProof/>
            <w:webHidden/>
          </w:rPr>
        </w:r>
        <w:r w:rsidR="00721ABF">
          <w:rPr>
            <w:noProof/>
            <w:webHidden/>
          </w:rPr>
          <w:fldChar w:fldCharType="separate"/>
        </w:r>
        <w:r w:rsidR="00721ABF">
          <w:rPr>
            <w:noProof/>
            <w:webHidden/>
          </w:rPr>
          <w:t>16</w:t>
        </w:r>
        <w:r w:rsidR="00721ABF">
          <w:rPr>
            <w:noProof/>
            <w:webHidden/>
          </w:rPr>
          <w:fldChar w:fldCharType="end"/>
        </w:r>
      </w:hyperlink>
    </w:p>
    <w:p w14:paraId="793297F6" w14:textId="1BFF95DF" w:rsidR="00721ABF" w:rsidRDefault="00F05606">
      <w:pPr>
        <w:pStyle w:val="TOC2"/>
        <w:rPr>
          <w:rFonts w:eastAsiaTheme="minorEastAsia"/>
          <w:noProof/>
          <w:sz w:val="24"/>
          <w:szCs w:val="24"/>
          <w:lang w:eastAsia="en-GB"/>
        </w:rPr>
      </w:pPr>
      <w:hyperlink w:anchor="_Toc94777290" w:history="1">
        <w:r w:rsidR="00721ABF" w:rsidRPr="00C60450">
          <w:rPr>
            <w:rStyle w:val="Hyperlink"/>
            <w:noProof/>
          </w:rPr>
          <w:t>1.7.</w:t>
        </w:r>
        <w:r w:rsidR="00721ABF">
          <w:rPr>
            <w:rFonts w:eastAsiaTheme="minorEastAsia"/>
            <w:noProof/>
            <w:sz w:val="24"/>
            <w:szCs w:val="24"/>
            <w:lang w:eastAsia="en-GB"/>
          </w:rPr>
          <w:tab/>
        </w:r>
        <w:r w:rsidR="00721ABF" w:rsidRPr="00C60450">
          <w:rPr>
            <w:rStyle w:val="Hyperlink"/>
            <w:noProof/>
          </w:rPr>
          <w:t>WBS and Internal Order SAp to PO</w:t>
        </w:r>
        <w:r w:rsidR="00721ABF">
          <w:rPr>
            <w:noProof/>
            <w:webHidden/>
          </w:rPr>
          <w:tab/>
        </w:r>
        <w:r w:rsidR="00721ABF">
          <w:rPr>
            <w:noProof/>
            <w:webHidden/>
          </w:rPr>
          <w:fldChar w:fldCharType="begin"/>
        </w:r>
        <w:r w:rsidR="00721ABF">
          <w:rPr>
            <w:noProof/>
            <w:webHidden/>
          </w:rPr>
          <w:instrText xml:space="preserve"> PAGEREF _Toc94777290 \h </w:instrText>
        </w:r>
        <w:r w:rsidR="00721ABF">
          <w:rPr>
            <w:noProof/>
            <w:webHidden/>
          </w:rPr>
        </w:r>
        <w:r w:rsidR="00721ABF">
          <w:rPr>
            <w:noProof/>
            <w:webHidden/>
          </w:rPr>
          <w:fldChar w:fldCharType="separate"/>
        </w:r>
        <w:r w:rsidR="00721ABF">
          <w:rPr>
            <w:noProof/>
            <w:webHidden/>
          </w:rPr>
          <w:t>17</w:t>
        </w:r>
        <w:r w:rsidR="00721ABF">
          <w:rPr>
            <w:noProof/>
            <w:webHidden/>
          </w:rPr>
          <w:fldChar w:fldCharType="end"/>
        </w:r>
      </w:hyperlink>
    </w:p>
    <w:p w14:paraId="24FCB1D4" w14:textId="229EF5D8" w:rsidR="00721ABF" w:rsidRDefault="00F05606">
      <w:pPr>
        <w:pStyle w:val="TOC3"/>
        <w:tabs>
          <w:tab w:val="left" w:pos="1200"/>
          <w:tab w:val="right" w:leader="dot" w:pos="9350"/>
        </w:tabs>
        <w:rPr>
          <w:rFonts w:eastAsiaTheme="minorEastAsia"/>
          <w:noProof/>
          <w:sz w:val="24"/>
          <w:szCs w:val="24"/>
          <w:lang w:eastAsia="en-GB"/>
        </w:rPr>
      </w:pPr>
      <w:hyperlink w:anchor="_Toc94777291" w:history="1">
        <w:r w:rsidR="00721ABF" w:rsidRPr="00C60450">
          <w:rPr>
            <w:rStyle w:val="Hyperlink"/>
            <w:noProof/>
          </w:rPr>
          <w:t>1.7.1.</w:t>
        </w:r>
        <w:r w:rsidR="00721ABF">
          <w:rPr>
            <w:rFonts w:eastAsiaTheme="minorEastAsia"/>
            <w:noProof/>
            <w:sz w:val="24"/>
            <w:szCs w:val="24"/>
            <w:lang w:eastAsia="en-GB"/>
          </w:rPr>
          <w:tab/>
        </w:r>
        <w:r w:rsidR="00721ABF" w:rsidRPr="00C60450">
          <w:rPr>
            <w:rStyle w:val="Hyperlink"/>
            <w:noProof/>
          </w:rPr>
          <w:t>WBS Data structure</w:t>
        </w:r>
        <w:r w:rsidR="00721ABF">
          <w:rPr>
            <w:noProof/>
            <w:webHidden/>
          </w:rPr>
          <w:tab/>
        </w:r>
        <w:r w:rsidR="00721ABF">
          <w:rPr>
            <w:noProof/>
            <w:webHidden/>
          </w:rPr>
          <w:fldChar w:fldCharType="begin"/>
        </w:r>
        <w:r w:rsidR="00721ABF">
          <w:rPr>
            <w:noProof/>
            <w:webHidden/>
          </w:rPr>
          <w:instrText xml:space="preserve"> PAGEREF _Toc94777291 \h </w:instrText>
        </w:r>
        <w:r w:rsidR="00721ABF">
          <w:rPr>
            <w:noProof/>
            <w:webHidden/>
          </w:rPr>
        </w:r>
        <w:r w:rsidR="00721ABF">
          <w:rPr>
            <w:noProof/>
            <w:webHidden/>
          </w:rPr>
          <w:fldChar w:fldCharType="separate"/>
        </w:r>
        <w:r w:rsidR="00721ABF">
          <w:rPr>
            <w:noProof/>
            <w:webHidden/>
          </w:rPr>
          <w:t>17</w:t>
        </w:r>
        <w:r w:rsidR="00721ABF">
          <w:rPr>
            <w:noProof/>
            <w:webHidden/>
          </w:rPr>
          <w:fldChar w:fldCharType="end"/>
        </w:r>
      </w:hyperlink>
    </w:p>
    <w:p w14:paraId="0D3ED66E" w14:textId="2B51E8AE" w:rsidR="00721ABF" w:rsidRDefault="00F05606">
      <w:pPr>
        <w:pStyle w:val="TOC3"/>
        <w:tabs>
          <w:tab w:val="left" w:pos="1200"/>
          <w:tab w:val="right" w:leader="dot" w:pos="9350"/>
        </w:tabs>
        <w:rPr>
          <w:rFonts w:eastAsiaTheme="minorEastAsia"/>
          <w:noProof/>
          <w:sz w:val="24"/>
          <w:szCs w:val="24"/>
          <w:lang w:eastAsia="en-GB"/>
        </w:rPr>
      </w:pPr>
      <w:hyperlink w:anchor="_Toc94777292" w:history="1">
        <w:r w:rsidR="00721ABF" w:rsidRPr="00C60450">
          <w:rPr>
            <w:rStyle w:val="Hyperlink"/>
            <w:noProof/>
            <w:lang w:val="en-GB"/>
          </w:rPr>
          <w:t>1.7.2.</w:t>
        </w:r>
        <w:r w:rsidR="00721ABF">
          <w:rPr>
            <w:rFonts w:eastAsiaTheme="minorEastAsia"/>
            <w:noProof/>
            <w:sz w:val="24"/>
            <w:szCs w:val="24"/>
            <w:lang w:eastAsia="en-GB"/>
          </w:rPr>
          <w:tab/>
        </w:r>
        <w:r w:rsidR="00721ABF" w:rsidRPr="00C60450">
          <w:rPr>
            <w:rStyle w:val="Hyperlink"/>
            <w:noProof/>
            <w:lang w:val="en-GB"/>
          </w:rPr>
          <w:t>Internal Order Data structure</w:t>
        </w:r>
        <w:r w:rsidR="00721ABF">
          <w:rPr>
            <w:noProof/>
            <w:webHidden/>
          </w:rPr>
          <w:tab/>
        </w:r>
        <w:r w:rsidR="00721ABF">
          <w:rPr>
            <w:noProof/>
            <w:webHidden/>
          </w:rPr>
          <w:fldChar w:fldCharType="begin"/>
        </w:r>
        <w:r w:rsidR="00721ABF">
          <w:rPr>
            <w:noProof/>
            <w:webHidden/>
          </w:rPr>
          <w:instrText xml:space="preserve"> PAGEREF _Toc94777292 \h </w:instrText>
        </w:r>
        <w:r w:rsidR="00721ABF">
          <w:rPr>
            <w:noProof/>
            <w:webHidden/>
          </w:rPr>
        </w:r>
        <w:r w:rsidR="00721ABF">
          <w:rPr>
            <w:noProof/>
            <w:webHidden/>
          </w:rPr>
          <w:fldChar w:fldCharType="separate"/>
        </w:r>
        <w:r w:rsidR="00721ABF">
          <w:rPr>
            <w:noProof/>
            <w:webHidden/>
          </w:rPr>
          <w:t>17</w:t>
        </w:r>
        <w:r w:rsidR="00721ABF">
          <w:rPr>
            <w:noProof/>
            <w:webHidden/>
          </w:rPr>
          <w:fldChar w:fldCharType="end"/>
        </w:r>
      </w:hyperlink>
    </w:p>
    <w:p w14:paraId="3EB4E738" w14:textId="21612174" w:rsidR="00721ABF" w:rsidRDefault="00F05606">
      <w:pPr>
        <w:pStyle w:val="TOC3"/>
        <w:tabs>
          <w:tab w:val="left" w:pos="1200"/>
          <w:tab w:val="right" w:leader="dot" w:pos="9350"/>
        </w:tabs>
        <w:rPr>
          <w:rFonts w:eastAsiaTheme="minorEastAsia"/>
          <w:noProof/>
          <w:sz w:val="24"/>
          <w:szCs w:val="24"/>
          <w:lang w:eastAsia="en-GB"/>
        </w:rPr>
      </w:pPr>
      <w:hyperlink w:anchor="_Toc94777293" w:history="1">
        <w:r w:rsidR="00721ABF" w:rsidRPr="00C60450">
          <w:rPr>
            <w:rStyle w:val="Hyperlink"/>
            <w:noProof/>
          </w:rPr>
          <w:t>1.7.3.</w:t>
        </w:r>
        <w:r w:rsidR="00721ABF">
          <w:rPr>
            <w:rFonts w:eastAsiaTheme="minorEastAsia"/>
            <w:noProof/>
            <w:sz w:val="24"/>
            <w:szCs w:val="24"/>
            <w:lang w:eastAsia="en-GB"/>
          </w:rPr>
          <w:tab/>
        </w:r>
        <w:r w:rsidR="00721ABF" w:rsidRPr="00C60450">
          <w:rPr>
            <w:rStyle w:val="Hyperlink"/>
            <w:noProof/>
          </w:rPr>
          <w:t>Staging Table in PO</w:t>
        </w:r>
        <w:r w:rsidR="00721ABF">
          <w:rPr>
            <w:noProof/>
            <w:webHidden/>
          </w:rPr>
          <w:tab/>
        </w:r>
        <w:r w:rsidR="00721ABF">
          <w:rPr>
            <w:noProof/>
            <w:webHidden/>
          </w:rPr>
          <w:fldChar w:fldCharType="begin"/>
        </w:r>
        <w:r w:rsidR="00721ABF">
          <w:rPr>
            <w:noProof/>
            <w:webHidden/>
          </w:rPr>
          <w:instrText xml:space="preserve"> PAGEREF _Toc94777293 \h </w:instrText>
        </w:r>
        <w:r w:rsidR="00721ABF">
          <w:rPr>
            <w:noProof/>
            <w:webHidden/>
          </w:rPr>
        </w:r>
        <w:r w:rsidR="00721ABF">
          <w:rPr>
            <w:noProof/>
            <w:webHidden/>
          </w:rPr>
          <w:fldChar w:fldCharType="separate"/>
        </w:r>
        <w:r w:rsidR="00721ABF">
          <w:rPr>
            <w:noProof/>
            <w:webHidden/>
          </w:rPr>
          <w:t>17</w:t>
        </w:r>
        <w:r w:rsidR="00721ABF">
          <w:rPr>
            <w:noProof/>
            <w:webHidden/>
          </w:rPr>
          <w:fldChar w:fldCharType="end"/>
        </w:r>
      </w:hyperlink>
    </w:p>
    <w:p w14:paraId="3D171E18" w14:textId="3E825284" w:rsidR="00721ABF" w:rsidRDefault="00F05606">
      <w:pPr>
        <w:pStyle w:val="TOC2"/>
        <w:rPr>
          <w:rFonts w:eastAsiaTheme="minorEastAsia"/>
          <w:noProof/>
          <w:sz w:val="24"/>
          <w:szCs w:val="24"/>
          <w:lang w:eastAsia="en-GB"/>
        </w:rPr>
      </w:pPr>
      <w:hyperlink w:anchor="_Toc94777294" w:history="1">
        <w:r w:rsidR="00721ABF" w:rsidRPr="00C60450">
          <w:rPr>
            <w:rStyle w:val="Hyperlink"/>
            <w:noProof/>
          </w:rPr>
          <w:t>1.8.</w:t>
        </w:r>
        <w:r w:rsidR="00721ABF">
          <w:rPr>
            <w:rFonts w:eastAsiaTheme="minorEastAsia"/>
            <w:noProof/>
            <w:sz w:val="24"/>
            <w:szCs w:val="24"/>
            <w:lang w:eastAsia="en-GB"/>
          </w:rPr>
          <w:tab/>
        </w:r>
        <w:r w:rsidR="00721ABF" w:rsidRPr="00C60450">
          <w:rPr>
            <w:rStyle w:val="Hyperlink"/>
            <w:noProof/>
          </w:rPr>
          <w:t>COST ELEMENT</w:t>
        </w:r>
        <w:r w:rsidR="00721ABF">
          <w:rPr>
            <w:noProof/>
            <w:webHidden/>
          </w:rPr>
          <w:tab/>
        </w:r>
        <w:r w:rsidR="00721ABF">
          <w:rPr>
            <w:noProof/>
            <w:webHidden/>
          </w:rPr>
          <w:fldChar w:fldCharType="begin"/>
        </w:r>
        <w:r w:rsidR="00721ABF">
          <w:rPr>
            <w:noProof/>
            <w:webHidden/>
          </w:rPr>
          <w:instrText xml:space="preserve"> PAGEREF _Toc94777294 \h </w:instrText>
        </w:r>
        <w:r w:rsidR="00721ABF">
          <w:rPr>
            <w:noProof/>
            <w:webHidden/>
          </w:rPr>
        </w:r>
        <w:r w:rsidR="00721ABF">
          <w:rPr>
            <w:noProof/>
            <w:webHidden/>
          </w:rPr>
          <w:fldChar w:fldCharType="separate"/>
        </w:r>
        <w:r w:rsidR="00721ABF">
          <w:rPr>
            <w:noProof/>
            <w:webHidden/>
          </w:rPr>
          <w:t>18</w:t>
        </w:r>
        <w:r w:rsidR="00721ABF">
          <w:rPr>
            <w:noProof/>
            <w:webHidden/>
          </w:rPr>
          <w:fldChar w:fldCharType="end"/>
        </w:r>
      </w:hyperlink>
    </w:p>
    <w:p w14:paraId="3AEA54E3" w14:textId="2069C853" w:rsidR="00721ABF" w:rsidRDefault="00F05606">
      <w:pPr>
        <w:pStyle w:val="TOC3"/>
        <w:tabs>
          <w:tab w:val="left" w:pos="1200"/>
          <w:tab w:val="right" w:leader="dot" w:pos="9350"/>
        </w:tabs>
        <w:rPr>
          <w:rFonts w:eastAsiaTheme="minorEastAsia"/>
          <w:noProof/>
          <w:sz w:val="24"/>
          <w:szCs w:val="24"/>
          <w:lang w:eastAsia="en-GB"/>
        </w:rPr>
      </w:pPr>
      <w:hyperlink w:anchor="_Toc94777295" w:history="1">
        <w:r w:rsidR="00721ABF" w:rsidRPr="00C60450">
          <w:rPr>
            <w:rStyle w:val="Hyperlink"/>
            <w:noProof/>
          </w:rPr>
          <w:t>1.8.1.</w:t>
        </w:r>
        <w:r w:rsidR="00721ABF">
          <w:rPr>
            <w:rFonts w:eastAsiaTheme="minorEastAsia"/>
            <w:noProof/>
            <w:sz w:val="24"/>
            <w:szCs w:val="24"/>
            <w:lang w:eastAsia="en-GB"/>
          </w:rPr>
          <w:tab/>
        </w:r>
        <w:r w:rsidR="00721ABF" w:rsidRPr="00C60450">
          <w:rPr>
            <w:rStyle w:val="Hyperlink"/>
            <w:noProof/>
          </w:rPr>
          <w:t>Cost ElemleafHier</w:t>
        </w:r>
        <w:r w:rsidR="00721ABF">
          <w:rPr>
            <w:noProof/>
            <w:webHidden/>
          </w:rPr>
          <w:tab/>
        </w:r>
        <w:r w:rsidR="00721ABF">
          <w:rPr>
            <w:noProof/>
            <w:webHidden/>
          </w:rPr>
          <w:fldChar w:fldCharType="begin"/>
        </w:r>
        <w:r w:rsidR="00721ABF">
          <w:rPr>
            <w:noProof/>
            <w:webHidden/>
          </w:rPr>
          <w:instrText xml:space="preserve"> PAGEREF _Toc94777295 \h </w:instrText>
        </w:r>
        <w:r w:rsidR="00721ABF">
          <w:rPr>
            <w:noProof/>
            <w:webHidden/>
          </w:rPr>
        </w:r>
        <w:r w:rsidR="00721ABF">
          <w:rPr>
            <w:noProof/>
            <w:webHidden/>
          </w:rPr>
          <w:fldChar w:fldCharType="separate"/>
        </w:r>
        <w:r w:rsidR="00721ABF">
          <w:rPr>
            <w:noProof/>
            <w:webHidden/>
          </w:rPr>
          <w:t>18</w:t>
        </w:r>
        <w:r w:rsidR="00721ABF">
          <w:rPr>
            <w:noProof/>
            <w:webHidden/>
          </w:rPr>
          <w:fldChar w:fldCharType="end"/>
        </w:r>
      </w:hyperlink>
    </w:p>
    <w:p w14:paraId="4AC75DF5" w14:textId="195B7646" w:rsidR="00721ABF" w:rsidRDefault="00F05606">
      <w:pPr>
        <w:pStyle w:val="TOC3"/>
        <w:tabs>
          <w:tab w:val="left" w:pos="1200"/>
          <w:tab w:val="right" w:leader="dot" w:pos="9350"/>
        </w:tabs>
        <w:rPr>
          <w:rFonts w:eastAsiaTheme="minorEastAsia"/>
          <w:noProof/>
          <w:sz w:val="24"/>
          <w:szCs w:val="24"/>
          <w:lang w:eastAsia="en-GB"/>
        </w:rPr>
      </w:pPr>
      <w:hyperlink w:anchor="_Toc94777296" w:history="1">
        <w:r w:rsidR="00721ABF" w:rsidRPr="00C60450">
          <w:rPr>
            <w:rStyle w:val="Hyperlink"/>
            <w:noProof/>
          </w:rPr>
          <w:t>1.8.2.</w:t>
        </w:r>
        <w:r w:rsidR="00721ABF">
          <w:rPr>
            <w:rFonts w:eastAsiaTheme="minorEastAsia"/>
            <w:noProof/>
            <w:sz w:val="24"/>
            <w:szCs w:val="24"/>
            <w:lang w:eastAsia="en-GB"/>
          </w:rPr>
          <w:tab/>
        </w:r>
        <w:r w:rsidR="00721ABF" w:rsidRPr="00C60450">
          <w:rPr>
            <w:rStyle w:val="Hyperlink"/>
            <w:noProof/>
          </w:rPr>
          <w:t>CostElemGroupHier</w:t>
        </w:r>
        <w:r w:rsidR="00721ABF">
          <w:rPr>
            <w:noProof/>
            <w:webHidden/>
          </w:rPr>
          <w:tab/>
        </w:r>
        <w:r w:rsidR="00721ABF">
          <w:rPr>
            <w:noProof/>
            <w:webHidden/>
          </w:rPr>
          <w:fldChar w:fldCharType="begin"/>
        </w:r>
        <w:r w:rsidR="00721ABF">
          <w:rPr>
            <w:noProof/>
            <w:webHidden/>
          </w:rPr>
          <w:instrText xml:space="preserve"> PAGEREF _Toc94777296 \h </w:instrText>
        </w:r>
        <w:r w:rsidR="00721ABF">
          <w:rPr>
            <w:noProof/>
            <w:webHidden/>
          </w:rPr>
        </w:r>
        <w:r w:rsidR="00721ABF">
          <w:rPr>
            <w:noProof/>
            <w:webHidden/>
          </w:rPr>
          <w:fldChar w:fldCharType="separate"/>
        </w:r>
        <w:r w:rsidR="00721ABF">
          <w:rPr>
            <w:noProof/>
            <w:webHidden/>
          </w:rPr>
          <w:t>19</w:t>
        </w:r>
        <w:r w:rsidR="00721ABF">
          <w:rPr>
            <w:noProof/>
            <w:webHidden/>
          </w:rPr>
          <w:fldChar w:fldCharType="end"/>
        </w:r>
      </w:hyperlink>
    </w:p>
    <w:p w14:paraId="7E18C78F" w14:textId="5D6C6382" w:rsidR="00287733" w:rsidRPr="00D60902" w:rsidRDefault="00287733" w:rsidP="00242ABC">
      <w:pPr>
        <w:pStyle w:val="Heading1"/>
        <w:numPr>
          <w:ilvl w:val="0"/>
          <w:numId w:val="0"/>
        </w:numPr>
        <w:spacing w:after="360"/>
        <w:rPr>
          <w:color w:val="ED7D31" w:themeColor="accent2"/>
          <w:sz w:val="28"/>
          <w:szCs w:val="28"/>
          <w:lang w:val="en-GB"/>
          <w:rPrChange w:id="30" w:author="Armando Rocca" w:date="2022-01-31T13:32:00Z">
            <w:rPr>
              <w:color w:val="ED7D31" w:themeColor="accent2"/>
              <w:sz w:val="28"/>
              <w:szCs w:val="28"/>
              <w:lang w:val="en-US"/>
            </w:rPr>
          </w:rPrChange>
        </w:rPr>
      </w:pPr>
      <w:r w:rsidRPr="00D60902">
        <w:rPr>
          <w:bCs w:val="0"/>
          <w:color w:val="595959" w:themeColor="text1" w:themeTint="A6"/>
          <w:lang w:val="en-GB"/>
          <w:rPrChange w:id="31" w:author="Armando Rocca" w:date="2022-01-31T13:32:00Z">
            <w:rPr>
              <w:bCs w:val="0"/>
              <w:noProof/>
              <w:color w:val="595959" w:themeColor="text1" w:themeTint="A6"/>
              <w:lang w:val="en-US"/>
            </w:rPr>
          </w:rPrChange>
        </w:rPr>
        <w:fldChar w:fldCharType="end"/>
      </w:r>
    </w:p>
    <w:p w14:paraId="57144CAD" w14:textId="77777777" w:rsidR="00287733" w:rsidRPr="00D60902" w:rsidRDefault="00287733" w:rsidP="00242ABC">
      <w:pPr>
        <w:pStyle w:val="Heading1"/>
        <w:numPr>
          <w:ilvl w:val="0"/>
          <w:numId w:val="0"/>
        </w:numPr>
        <w:spacing w:after="360"/>
        <w:rPr>
          <w:color w:val="ED7D31" w:themeColor="accent2"/>
          <w:sz w:val="28"/>
          <w:szCs w:val="28"/>
          <w:lang w:val="en-GB"/>
          <w:rPrChange w:id="32" w:author="Armando Rocca" w:date="2022-01-31T13:32:00Z">
            <w:rPr>
              <w:color w:val="ED7D31" w:themeColor="accent2"/>
              <w:sz w:val="28"/>
              <w:szCs w:val="28"/>
              <w:lang w:val="en-US"/>
            </w:rPr>
          </w:rPrChange>
        </w:rPr>
      </w:pPr>
    </w:p>
    <w:p w14:paraId="4B72CBAA" w14:textId="77777777" w:rsidR="00287733" w:rsidRPr="00D60902" w:rsidRDefault="00287733" w:rsidP="00242ABC">
      <w:pPr>
        <w:pStyle w:val="Heading1"/>
        <w:numPr>
          <w:ilvl w:val="0"/>
          <w:numId w:val="0"/>
        </w:numPr>
        <w:spacing w:after="360"/>
        <w:rPr>
          <w:color w:val="ED7D31" w:themeColor="accent2"/>
          <w:sz w:val="28"/>
          <w:szCs w:val="28"/>
          <w:lang w:val="en-GB"/>
          <w:rPrChange w:id="33" w:author="Armando Rocca" w:date="2022-01-31T13:32:00Z">
            <w:rPr>
              <w:color w:val="ED7D31" w:themeColor="accent2"/>
              <w:sz w:val="28"/>
              <w:szCs w:val="28"/>
              <w:lang w:val="en-US"/>
            </w:rPr>
          </w:rPrChange>
        </w:rPr>
      </w:pPr>
    </w:p>
    <w:p w14:paraId="1D000B20" w14:textId="77777777" w:rsidR="00287733" w:rsidRPr="00D60902" w:rsidRDefault="00287733" w:rsidP="00242ABC">
      <w:pPr>
        <w:pStyle w:val="Heading1"/>
        <w:numPr>
          <w:ilvl w:val="0"/>
          <w:numId w:val="0"/>
        </w:numPr>
        <w:spacing w:after="360"/>
        <w:rPr>
          <w:color w:val="ED7D31" w:themeColor="accent2"/>
          <w:sz w:val="28"/>
          <w:szCs w:val="28"/>
          <w:lang w:val="en-GB"/>
          <w:rPrChange w:id="34" w:author="Armando Rocca" w:date="2022-01-31T13:32:00Z">
            <w:rPr>
              <w:color w:val="ED7D31" w:themeColor="accent2"/>
              <w:sz w:val="28"/>
              <w:szCs w:val="28"/>
              <w:lang w:val="en-US"/>
            </w:rPr>
          </w:rPrChange>
        </w:rPr>
      </w:pPr>
    </w:p>
    <w:p w14:paraId="0B311FD6" w14:textId="77777777" w:rsidR="00287733" w:rsidRPr="00D60902" w:rsidRDefault="00287733" w:rsidP="00242ABC">
      <w:pPr>
        <w:pStyle w:val="Heading1"/>
        <w:numPr>
          <w:ilvl w:val="0"/>
          <w:numId w:val="0"/>
        </w:numPr>
        <w:spacing w:after="360"/>
        <w:rPr>
          <w:color w:val="ED7D31" w:themeColor="accent2"/>
          <w:sz w:val="28"/>
          <w:szCs w:val="28"/>
          <w:lang w:val="en-GB"/>
          <w:rPrChange w:id="35" w:author="Armando Rocca" w:date="2022-01-31T13:32:00Z">
            <w:rPr>
              <w:color w:val="ED7D31" w:themeColor="accent2"/>
              <w:sz w:val="28"/>
              <w:szCs w:val="28"/>
              <w:lang w:val="en-US"/>
            </w:rPr>
          </w:rPrChange>
        </w:rPr>
      </w:pPr>
    </w:p>
    <w:p w14:paraId="17FCCC82" w14:textId="77777777" w:rsidR="00287733" w:rsidRPr="00D60902" w:rsidRDefault="00287733" w:rsidP="00242ABC">
      <w:pPr>
        <w:pStyle w:val="Heading1"/>
        <w:numPr>
          <w:ilvl w:val="0"/>
          <w:numId w:val="0"/>
        </w:numPr>
        <w:spacing w:after="360"/>
        <w:rPr>
          <w:color w:val="ED7D31" w:themeColor="accent2"/>
          <w:sz w:val="28"/>
          <w:szCs w:val="28"/>
          <w:lang w:val="en-GB"/>
          <w:rPrChange w:id="36" w:author="Armando Rocca" w:date="2022-01-31T13:32:00Z">
            <w:rPr>
              <w:color w:val="ED7D31" w:themeColor="accent2"/>
              <w:sz w:val="28"/>
              <w:szCs w:val="28"/>
              <w:lang w:val="en-US"/>
            </w:rPr>
          </w:rPrChange>
        </w:rPr>
      </w:pPr>
    </w:p>
    <w:p w14:paraId="6A852FE3" w14:textId="782D3618" w:rsidR="00287733" w:rsidRPr="00D60902" w:rsidDel="00A83C6C" w:rsidRDefault="00287733" w:rsidP="00242ABC">
      <w:pPr>
        <w:pStyle w:val="Heading1"/>
        <w:numPr>
          <w:ilvl w:val="0"/>
          <w:numId w:val="0"/>
        </w:numPr>
        <w:spacing w:after="360"/>
        <w:rPr>
          <w:del w:id="37" w:author="Armando Rocca" w:date="2022-01-27T14:59:00Z"/>
          <w:color w:val="ED7D31" w:themeColor="accent2"/>
          <w:sz w:val="28"/>
          <w:szCs w:val="28"/>
          <w:lang w:val="en-GB"/>
          <w:rPrChange w:id="38" w:author="Armando Rocca" w:date="2022-01-31T13:32:00Z">
            <w:rPr>
              <w:del w:id="39" w:author="Armando Rocca" w:date="2022-01-27T14:59:00Z"/>
              <w:color w:val="ED7D31" w:themeColor="accent2"/>
              <w:sz w:val="28"/>
              <w:szCs w:val="28"/>
              <w:lang w:val="en-US"/>
            </w:rPr>
          </w:rPrChange>
        </w:rPr>
      </w:pPr>
      <w:bookmarkStart w:id="40" w:name="_Toc94776793"/>
      <w:bookmarkStart w:id="41" w:name="_Toc94777261"/>
      <w:bookmarkEnd w:id="40"/>
      <w:bookmarkEnd w:id="41"/>
    </w:p>
    <w:p w14:paraId="7D0F2D2D" w14:textId="24B6EA77" w:rsidR="00287733" w:rsidRPr="00D60902" w:rsidDel="00A83C6C" w:rsidRDefault="00287733" w:rsidP="00242ABC">
      <w:pPr>
        <w:pStyle w:val="Heading1"/>
        <w:numPr>
          <w:ilvl w:val="0"/>
          <w:numId w:val="0"/>
        </w:numPr>
        <w:spacing w:after="360"/>
        <w:rPr>
          <w:del w:id="42" w:author="Armando Rocca" w:date="2022-01-27T14:59:00Z"/>
          <w:color w:val="ED7D31" w:themeColor="accent2"/>
          <w:sz w:val="28"/>
          <w:szCs w:val="28"/>
          <w:lang w:val="en-GB"/>
          <w:rPrChange w:id="43" w:author="Armando Rocca" w:date="2022-01-31T13:32:00Z">
            <w:rPr>
              <w:del w:id="44" w:author="Armando Rocca" w:date="2022-01-27T14:59:00Z"/>
              <w:color w:val="ED7D31" w:themeColor="accent2"/>
              <w:sz w:val="28"/>
              <w:szCs w:val="28"/>
              <w:lang w:val="en-US"/>
            </w:rPr>
          </w:rPrChange>
        </w:rPr>
      </w:pPr>
      <w:bookmarkStart w:id="45" w:name="_Toc94776794"/>
      <w:bookmarkStart w:id="46" w:name="_Toc94777262"/>
      <w:bookmarkEnd w:id="45"/>
      <w:bookmarkEnd w:id="46"/>
    </w:p>
    <w:p w14:paraId="596E597B" w14:textId="61F796EA" w:rsidR="00287733" w:rsidRPr="00D60902" w:rsidDel="00A83C6C" w:rsidRDefault="00287733" w:rsidP="00242ABC">
      <w:pPr>
        <w:pStyle w:val="Heading1"/>
        <w:numPr>
          <w:ilvl w:val="0"/>
          <w:numId w:val="0"/>
        </w:numPr>
        <w:spacing w:after="360"/>
        <w:rPr>
          <w:del w:id="47" w:author="Armando Rocca" w:date="2022-01-27T14:59:00Z"/>
          <w:color w:val="ED7D31" w:themeColor="accent2"/>
          <w:sz w:val="28"/>
          <w:szCs w:val="28"/>
          <w:lang w:val="en-GB"/>
          <w:rPrChange w:id="48" w:author="Armando Rocca" w:date="2022-01-31T13:32:00Z">
            <w:rPr>
              <w:del w:id="49" w:author="Armando Rocca" w:date="2022-01-27T14:59:00Z"/>
              <w:color w:val="ED7D31" w:themeColor="accent2"/>
              <w:sz w:val="28"/>
              <w:szCs w:val="28"/>
              <w:lang w:val="en-US"/>
            </w:rPr>
          </w:rPrChange>
        </w:rPr>
      </w:pPr>
      <w:bookmarkStart w:id="50" w:name="_Toc94776795"/>
      <w:bookmarkStart w:id="51" w:name="_Toc94777263"/>
      <w:bookmarkEnd w:id="50"/>
      <w:bookmarkEnd w:id="51"/>
    </w:p>
    <w:p w14:paraId="32167D60" w14:textId="2891C475" w:rsidR="00287733" w:rsidRPr="00D60902" w:rsidDel="00A83C6C" w:rsidRDefault="00287733" w:rsidP="00242ABC">
      <w:pPr>
        <w:pStyle w:val="Heading1"/>
        <w:numPr>
          <w:ilvl w:val="0"/>
          <w:numId w:val="0"/>
        </w:numPr>
        <w:spacing w:after="360"/>
        <w:rPr>
          <w:del w:id="52" w:author="Armando Rocca" w:date="2022-01-27T14:59:00Z"/>
          <w:color w:val="ED7D31" w:themeColor="accent2"/>
          <w:sz w:val="28"/>
          <w:szCs w:val="28"/>
          <w:lang w:val="en-GB"/>
          <w:rPrChange w:id="53" w:author="Armando Rocca" w:date="2022-01-31T13:32:00Z">
            <w:rPr>
              <w:del w:id="54" w:author="Armando Rocca" w:date="2022-01-27T14:59:00Z"/>
              <w:color w:val="ED7D31" w:themeColor="accent2"/>
              <w:sz w:val="28"/>
              <w:szCs w:val="28"/>
              <w:lang w:val="en-US"/>
            </w:rPr>
          </w:rPrChange>
        </w:rPr>
      </w:pPr>
      <w:bookmarkStart w:id="55" w:name="_Toc94776796"/>
      <w:bookmarkStart w:id="56" w:name="_Toc94777264"/>
      <w:bookmarkEnd w:id="55"/>
      <w:bookmarkEnd w:id="56"/>
    </w:p>
    <w:p w14:paraId="303C6B46" w14:textId="394D24AE" w:rsidR="00287733" w:rsidRPr="00D60902" w:rsidDel="00A83C6C" w:rsidRDefault="00287733" w:rsidP="00242ABC">
      <w:pPr>
        <w:pStyle w:val="Heading1"/>
        <w:numPr>
          <w:ilvl w:val="0"/>
          <w:numId w:val="0"/>
        </w:numPr>
        <w:spacing w:after="360"/>
        <w:rPr>
          <w:del w:id="57" w:author="Armando Rocca" w:date="2022-01-27T14:59:00Z"/>
          <w:color w:val="ED7D31" w:themeColor="accent2"/>
          <w:sz w:val="28"/>
          <w:szCs w:val="28"/>
          <w:lang w:val="en-GB"/>
          <w:rPrChange w:id="58" w:author="Armando Rocca" w:date="2022-01-31T13:32:00Z">
            <w:rPr>
              <w:del w:id="59" w:author="Armando Rocca" w:date="2022-01-27T14:59:00Z"/>
              <w:color w:val="ED7D31" w:themeColor="accent2"/>
              <w:sz w:val="28"/>
              <w:szCs w:val="28"/>
              <w:lang w:val="en-US"/>
            </w:rPr>
          </w:rPrChange>
        </w:rPr>
      </w:pPr>
      <w:bookmarkStart w:id="60" w:name="_Toc94776797"/>
      <w:bookmarkStart w:id="61" w:name="_Toc94777265"/>
      <w:bookmarkEnd w:id="60"/>
      <w:bookmarkEnd w:id="61"/>
    </w:p>
    <w:p w14:paraId="3791D642" w14:textId="607E3004" w:rsidR="00287733" w:rsidRPr="00D60902" w:rsidDel="00A83C6C" w:rsidRDefault="00287733" w:rsidP="00242ABC">
      <w:pPr>
        <w:pStyle w:val="Heading1"/>
        <w:numPr>
          <w:ilvl w:val="0"/>
          <w:numId w:val="0"/>
        </w:numPr>
        <w:spacing w:after="360"/>
        <w:rPr>
          <w:del w:id="62" w:author="Armando Rocca" w:date="2022-01-27T14:59:00Z"/>
          <w:color w:val="ED7D31" w:themeColor="accent2"/>
          <w:sz w:val="28"/>
          <w:szCs w:val="28"/>
          <w:lang w:val="en-GB"/>
          <w:rPrChange w:id="63" w:author="Armando Rocca" w:date="2022-01-31T13:32:00Z">
            <w:rPr>
              <w:del w:id="64" w:author="Armando Rocca" w:date="2022-01-27T14:59:00Z"/>
              <w:color w:val="ED7D31" w:themeColor="accent2"/>
              <w:sz w:val="28"/>
              <w:szCs w:val="28"/>
              <w:lang w:val="en-US"/>
            </w:rPr>
          </w:rPrChange>
        </w:rPr>
      </w:pPr>
      <w:bookmarkStart w:id="65" w:name="_Toc94776798"/>
      <w:bookmarkStart w:id="66" w:name="_Toc94777266"/>
      <w:bookmarkEnd w:id="65"/>
      <w:bookmarkEnd w:id="66"/>
    </w:p>
    <w:p w14:paraId="48499A9E" w14:textId="4C958C6C" w:rsidR="00287733" w:rsidRPr="00D60902" w:rsidDel="00A83C6C" w:rsidRDefault="00287733" w:rsidP="00242ABC">
      <w:pPr>
        <w:pStyle w:val="Heading1"/>
        <w:numPr>
          <w:ilvl w:val="0"/>
          <w:numId w:val="0"/>
        </w:numPr>
        <w:spacing w:after="360"/>
        <w:rPr>
          <w:del w:id="67" w:author="Armando Rocca" w:date="2022-01-27T14:59:00Z"/>
          <w:color w:val="ED7D31" w:themeColor="accent2"/>
          <w:sz w:val="28"/>
          <w:szCs w:val="28"/>
          <w:lang w:val="en-GB"/>
          <w:rPrChange w:id="68" w:author="Armando Rocca" w:date="2022-01-31T13:32:00Z">
            <w:rPr>
              <w:del w:id="69" w:author="Armando Rocca" w:date="2022-01-27T14:59:00Z"/>
              <w:color w:val="ED7D31" w:themeColor="accent2"/>
              <w:sz w:val="28"/>
              <w:szCs w:val="28"/>
              <w:lang w:val="en-US"/>
            </w:rPr>
          </w:rPrChange>
        </w:rPr>
      </w:pPr>
      <w:bookmarkStart w:id="70" w:name="_Toc94776799"/>
      <w:bookmarkStart w:id="71" w:name="_Toc94777267"/>
      <w:bookmarkEnd w:id="70"/>
      <w:bookmarkEnd w:id="71"/>
    </w:p>
    <w:p w14:paraId="5FDB821C" w14:textId="77777777" w:rsidR="00287733" w:rsidRPr="00D60902" w:rsidDel="00A83C6C" w:rsidRDefault="00287733" w:rsidP="00242ABC">
      <w:pPr>
        <w:pStyle w:val="Heading1"/>
        <w:numPr>
          <w:ilvl w:val="0"/>
          <w:numId w:val="0"/>
        </w:numPr>
        <w:spacing w:after="360"/>
        <w:rPr>
          <w:del w:id="72" w:author="Armando Rocca" w:date="2022-01-27T14:59:00Z"/>
          <w:color w:val="ED7D31" w:themeColor="accent2"/>
          <w:sz w:val="28"/>
          <w:szCs w:val="28"/>
          <w:lang w:val="en-GB"/>
          <w:rPrChange w:id="73" w:author="Armando Rocca" w:date="2022-01-31T13:32:00Z">
            <w:rPr>
              <w:del w:id="74" w:author="Armando Rocca" w:date="2022-01-27T14:59:00Z"/>
              <w:color w:val="ED7D31" w:themeColor="accent2"/>
              <w:sz w:val="28"/>
              <w:szCs w:val="28"/>
              <w:lang w:val="en-US"/>
            </w:rPr>
          </w:rPrChange>
        </w:rPr>
      </w:pPr>
      <w:bookmarkStart w:id="75" w:name="_Toc94776800"/>
      <w:bookmarkStart w:id="76" w:name="_Toc94777268"/>
      <w:bookmarkEnd w:id="75"/>
      <w:bookmarkEnd w:id="76"/>
    </w:p>
    <w:p w14:paraId="4A36DD4B" w14:textId="77777777" w:rsidR="00287733" w:rsidRPr="00D60902" w:rsidDel="00A83C6C" w:rsidRDefault="00287733" w:rsidP="00242ABC">
      <w:pPr>
        <w:pStyle w:val="Heading1"/>
        <w:numPr>
          <w:ilvl w:val="0"/>
          <w:numId w:val="0"/>
        </w:numPr>
        <w:spacing w:after="360"/>
        <w:rPr>
          <w:del w:id="77" w:author="Armando Rocca" w:date="2022-01-27T14:59:00Z"/>
          <w:color w:val="ED7D31" w:themeColor="accent2"/>
          <w:sz w:val="28"/>
          <w:szCs w:val="28"/>
          <w:lang w:val="en-GB"/>
          <w:rPrChange w:id="78" w:author="Armando Rocca" w:date="2022-01-31T13:32:00Z">
            <w:rPr>
              <w:del w:id="79" w:author="Armando Rocca" w:date="2022-01-27T14:59:00Z"/>
              <w:color w:val="ED7D31" w:themeColor="accent2"/>
              <w:sz w:val="28"/>
              <w:szCs w:val="28"/>
              <w:lang w:val="en-US"/>
            </w:rPr>
          </w:rPrChange>
        </w:rPr>
      </w:pPr>
      <w:bookmarkStart w:id="80" w:name="_Toc94776801"/>
      <w:bookmarkStart w:id="81" w:name="_Toc94777269"/>
      <w:bookmarkEnd w:id="80"/>
      <w:bookmarkEnd w:id="81"/>
    </w:p>
    <w:p w14:paraId="499201C9" w14:textId="28E92EFC" w:rsidR="0074025F" w:rsidRPr="00D60902" w:rsidDel="00A83C6C" w:rsidRDefault="0074025F" w:rsidP="00242ABC">
      <w:pPr>
        <w:pStyle w:val="Heading1"/>
        <w:numPr>
          <w:ilvl w:val="0"/>
          <w:numId w:val="0"/>
        </w:numPr>
        <w:spacing w:after="360"/>
        <w:rPr>
          <w:del w:id="82" w:author="Armando Rocca" w:date="2022-01-27T15:00:00Z"/>
          <w:color w:val="ED7D31" w:themeColor="accent2"/>
          <w:sz w:val="28"/>
          <w:szCs w:val="28"/>
          <w:lang w:val="en-GB"/>
          <w:rPrChange w:id="83" w:author="Armando Rocca" w:date="2022-01-31T13:32:00Z">
            <w:rPr>
              <w:del w:id="84" w:author="Armando Rocca" w:date="2022-01-27T15:00:00Z"/>
              <w:color w:val="ED7D31" w:themeColor="accent2"/>
              <w:sz w:val="28"/>
              <w:szCs w:val="28"/>
              <w:lang w:val="en-US"/>
            </w:rPr>
          </w:rPrChange>
        </w:rPr>
      </w:pPr>
      <w:bookmarkStart w:id="85" w:name="_Toc94776802"/>
      <w:bookmarkStart w:id="86" w:name="_Toc94777270"/>
      <w:bookmarkEnd w:id="85"/>
      <w:bookmarkEnd w:id="86"/>
    </w:p>
    <w:p w14:paraId="319383DB" w14:textId="4F196698" w:rsidR="004B4342" w:rsidRPr="00D60902" w:rsidRDefault="0074025F" w:rsidP="00242ABC">
      <w:pPr>
        <w:pStyle w:val="Heading1"/>
        <w:numPr>
          <w:ilvl w:val="0"/>
          <w:numId w:val="19"/>
        </w:numPr>
        <w:ind w:left="0" w:firstLine="0"/>
        <w:jc w:val="left"/>
        <w:rPr>
          <w:lang w:val="en-GB"/>
          <w:rPrChange w:id="87" w:author="Armando Rocca" w:date="2022-01-31T13:32:00Z">
            <w:rPr/>
          </w:rPrChange>
        </w:rPr>
      </w:pPr>
      <w:bookmarkStart w:id="88" w:name="_Toc94113004"/>
      <w:bookmarkStart w:id="89" w:name="_Toc94777271"/>
      <w:r w:rsidRPr="00D60902">
        <w:rPr>
          <w:lang w:val="en-GB"/>
          <w:rPrChange w:id="90" w:author="Armando Rocca" w:date="2022-01-31T13:32:00Z">
            <w:rPr/>
          </w:rPrChange>
        </w:rPr>
        <w:t>Introduction</w:t>
      </w:r>
      <w:bookmarkEnd w:id="88"/>
      <w:bookmarkEnd w:id="89"/>
    </w:p>
    <w:p w14:paraId="1C81A3AC" w14:textId="2E9897F6" w:rsidR="0074025F" w:rsidRPr="00D60902" w:rsidRDefault="00CC32DC" w:rsidP="00242ABC">
      <w:pPr>
        <w:rPr>
          <w:lang w:val="en-GB"/>
          <w:rPrChange w:id="91" w:author="Armando Rocca" w:date="2022-01-31T13:32:00Z">
            <w:rPr>
              <w:lang w:val="pt-BR"/>
            </w:rPr>
          </w:rPrChange>
        </w:rPr>
      </w:pPr>
      <w:r w:rsidRPr="00D60902">
        <w:rPr>
          <w:lang w:val="en-GB"/>
          <w:rPrChange w:id="92" w:author="Armando Rocca" w:date="2022-01-31T13:32:00Z">
            <w:rPr>
              <w:lang w:val="pt-BR"/>
            </w:rPr>
          </w:rPrChange>
        </w:rPr>
        <w:t xml:space="preserve">This document is targeted to </w:t>
      </w:r>
      <w:proofErr w:type="spellStart"/>
      <w:r w:rsidR="00190D51" w:rsidRPr="00D60902">
        <w:rPr>
          <w:lang w:val="en-GB"/>
          <w:rPrChange w:id="93" w:author="Armando Rocca" w:date="2022-01-31T13:32:00Z">
            <w:rPr>
              <w:lang w:val="pt-BR"/>
            </w:rPr>
          </w:rPrChange>
        </w:rPr>
        <w:t>explainthe</w:t>
      </w:r>
      <w:proofErr w:type="spellEnd"/>
      <w:r w:rsidR="00190D51" w:rsidRPr="00D60902">
        <w:rPr>
          <w:lang w:val="en-GB"/>
          <w:rPrChange w:id="94" w:author="Armando Rocca" w:date="2022-01-31T13:32:00Z">
            <w:rPr>
              <w:lang w:val="pt-BR"/>
            </w:rPr>
          </w:rPrChange>
        </w:rPr>
        <w:t xml:space="preserve"> integration among SAP and PO for FINCANTIERI.</w:t>
      </w:r>
    </w:p>
    <w:p w14:paraId="2F0A8698" w14:textId="368723CD" w:rsidR="00190D51" w:rsidRPr="00D60902" w:rsidRDefault="00190D51" w:rsidP="00242ABC">
      <w:pPr>
        <w:rPr>
          <w:lang w:val="en-GB"/>
          <w:rPrChange w:id="95" w:author="Armando Rocca" w:date="2022-01-31T13:32:00Z">
            <w:rPr>
              <w:lang w:val="pt-BR"/>
            </w:rPr>
          </w:rPrChange>
        </w:rPr>
      </w:pPr>
      <w:r w:rsidRPr="00D60902">
        <w:rPr>
          <w:lang w:val="en-GB"/>
          <w:rPrChange w:id="96" w:author="Armando Rocca" w:date="2022-01-31T13:32:00Z">
            <w:rPr>
              <w:lang w:val="pt-BR"/>
            </w:rPr>
          </w:rPrChange>
        </w:rPr>
        <w:t xml:space="preserve">The integration will be done using a WSDL with multiple method </w:t>
      </w:r>
    </w:p>
    <w:p w14:paraId="14FD59D6" w14:textId="59BEB023" w:rsidR="005712DB" w:rsidRPr="00D60902" w:rsidRDefault="00190D51" w:rsidP="00242ABC">
      <w:pPr>
        <w:pStyle w:val="Heading2"/>
        <w:ind w:left="0" w:firstLine="0"/>
        <w:rPr>
          <w:lang w:val="en-GB"/>
          <w:rPrChange w:id="97" w:author="Armando Rocca" w:date="2022-01-31T13:32:00Z">
            <w:rPr/>
          </w:rPrChange>
        </w:rPr>
      </w:pPr>
      <w:bookmarkStart w:id="98" w:name="_Toc94113005"/>
      <w:bookmarkStart w:id="99" w:name="_Toc94777272"/>
      <w:r w:rsidRPr="00D60902">
        <w:rPr>
          <w:lang w:val="en-GB"/>
          <w:rPrChange w:id="100" w:author="Armando Rocca" w:date="2022-01-31T13:32:00Z">
            <w:rPr/>
          </w:rPrChange>
        </w:rPr>
        <w:t>Integration List</w:t>
      </w:r>
      <w:bookmarkEnd w:id="98"/>
      <w:bookmarkEnd w:id="99"/>
    </w:p>
    <w:p w14:paraId="79465477" w14:textId="77777777" w:rsidR="00190D51" w:rsidRPr="00D60902" w:rsidRDefault="00190D51" w:rsidP="00190D51">
      <w:pPr>
        <w:rPr>
          <w:lang w:val="en-GB"/>
          <w:rPrChange w:id="101" w:author="Armando Rocca" w:date="2022-01-31T13:32:00Z">
            <w:rPr>
              <w:lang w:val="pt-BR"/>
            </w:rPr>
          </w:rPrChange>
        </w:rPr>
      </w:pPr>
      <w:r w:rsidRPr="00D60902">
        <w:rPr>
          <w:lang w:val="en-GB"/>
          <w:rPrChange w:id="102" w:author="Armando Rocca" w:date="2022-01-31T13:32:00Z">
            <w:rPr>
              <w:lang w:val="pt-BR"/>
            </w:rPr>
          </w:rPrChange>
        </w:rPr>
        <w:t>Here below the integration list to be made.</w:t>
      </w:r>
    </w:p>
    <w:tbl>
      <w:tblPr>
        <w:tblW w:w="7880" w:type="dxa"/>
        <w:tblLook w:val="04A0" w:firstRow="1" w:lastRow="0" w:firstColumn="1" w:lastColumn="0" w:noHBand="0" w:noVBand="1"/>
      </w:tblPr>
      <w:tblGrid>
        <w:gridCol w:w="1640"/>
        <w:gridCol w:w="1000"/>
        <w:gridCol w:w="1000"/>
        <w:gridCol w:w="4240"/>
      </w:tblGrid>
      <w:tr w:rsidR="001A7307" w:rsidRPr="00D60902" w14:paraId="7E87BA17" w14:textId="77777777" w:rsidTr="00811C00">
        <w:trPr>
          <w:trHeight w:val="340"/>
        </w:trPr>
        <w:tc>
          <w:tcPr>
            <w:tcW w:w="1640" w:type="dxa"/>
            <w:tcBorders>
              <w:top w:val="single" w:sz="4" w:space="0" w:color="70AD47"/>
              <w:left w:val="single" w:sz="4" w:space="0" w:color="70AD47"/>
              <w:bottom w:val="single" w:sz="4" w:space="0" w:color="70AD47"/>
              <w:right w:val="nil"/>
            </w:tcBorders>
            <w:shd w:val="clear" w:color="auto" w:fill="auto"/>
            <w:vAlign w:val="center"/>
            <w:hideMark/>
          </w:tcPr>
          <w:p w14:paraId="423FF467" w14:textId="77777777" w:rsidR="001A7307" w:rsidRPr="00D60902" w:rsidRDefault="001A7307" w:rsidP="001A7307">
            <w:pPr>
              <w:jc w:val="center"/>
              <w:rPr>
                <w:b/>
                <w:bCs/>
                <w:color w:val="000000"/>
                <w:sz w:val="24"/>
                <w:szCs w:val="24"/>
                <w:lang w:val="en-GB"/>
                <w:rPrChange w:id="103" w:author="Armando Rocca" w:date="2022-01-31T13:32:00Z">
                  <w:rPr>
                    <w:b/>
                    <w:bCs/>
                    <w:color w:val="000000"/>
                    <w:sz w:val="24"/>
                    <w:szCs w:val="24"/>
                  </w:rPr>
                </w:rPrChange>
              </w:rPr>
            </w:pPr>
            <w:r w:rsidRPr="00D60902">
              <w:rPr>
                <w:b/>
                <w:bCs/>
                <w:color w:val="000000"/>
                <w:sz w:val="24"/>
                <w:szCs w:val="24"/>
                <w:lang w:val="en-GB"/>
              </w:rPr>
              <w:t>Integration ID</w:t>
            </w:r>
          </w:p>
        </w:tc>
        <w:tc>
          <w:tcPr>
            <w:tcW w:w="1000" w:type="dxa"/>
            <w:tcBorders>
              <w:top w:val="single" w:sz="4" w:space="0" w:color="70AD47"/>
              <w:left w:val="single" w:sz="4" w:space="0" w:color="70AD47"/>
              <w:bottom w:val="single" w:sz="4" w:space="0" w:color="70AD47"/>
              <w:right w:val="single" w:sz="4" w:space="0" w:color="70AD47"/>
            </w:tcBorders>
            <w:shd w:val="clear" w:color="auto" w:fill="auto"/>
            <w:vAlign w:val="center"/>
            <w:hideMark/>
          </w:tcPr>
          <w:p w14:paraId="2A8FE5EA" w14:textId="77777777" w:rsidR="001A7307" w:rsidRPr="00D60902" w:rsidRDefault="001A7307" w:rsidP="001A7307">
            <w:pPr>
              <w:rPr>
                <w:b/>
                <w:bCs/>
                <w:color w:val="000000"/>
                <w:sz w:val="24"/>
                <w:szCs w:val="24"/>
                <w:lang w:val="en-GB"/>
                <w:rPrChange w:id="104" w:author="Armando Rocca" w:date="2022-01-31T13:32:00Z">
                  <w:rPr>
                    <w:b/>
                    <w:bCs/>
                    <w:color w:val="000000"/>
                    <w:sz w:val="24"/>
                    <w:szCs w:val="24"/>
                  </w:rPr>
                </w:rPrChange>
              </w:rPr>
            </w:pPr>
            <w:r w:rsidRPr="00D60902">
              <w:rPr>
                <w:b/>
                <w:bCs/>
                <w:color w:val="000000"/>
                <w:sz w:val="24"/>
                <w:szCs w:val="24"/>
                <w:lang w:val="en-GB"/>
              </w:rPr>
              <w:t>From</w:t>
            </w:r>
          </w:p>
        </w:tc>
        <w:tc>
          <w:tcPr>
            <w:tcW w:w="1000" w:type="dxa"/>
            <w:tcBorders>
              <w:top w:val="single" w:sz="4" w:space="0" w:color="70AD47"/>
              <w:left w:val="nil"/>
              <w:bottom w:val="single" w:sz="4" w:space="0" w:color="70AD47"/>
              <w:right w:val="single" w:sz="4" w:space="0" w:color="70AD47"/>
            </w:tcBorders>
            <w:shd w:val="clear" w:color="auto" w:fill="auto"/>
            <w:vAlign w:val="center"/>
            <w:hideMark/>
          </w:tcPr>
          <w:p w14:paraId="6D741B52" w14:textId="77777777" w:rsidR="001A7307" w:rsidRPr="00D60902" w:rsidRDefault="001A7307" w:rsidP="001A7307">
            <w:pPr>
              <w:jc w:val="center"/>
              <w:rPr>
                <w:b/>
                <w:bCs/>
                <w:color w:val="000000"/>
                <w:sz w:val="24"/>
                <w:szCs w:val="24"/>
                <w:lang w:val="en-GB"/>
                <w:rPrChange w:id="105" w:author="Armando Rocca" w:date="2022-01-31T13:32:00Z">
                  <w:rPr>
                    <w:b/>
                    <w:bCs/>
                    <w:color w:val="000000"/>
                    <w:sz w:val="24"/>
                    <w:szCs w:val="24"/>
                  </w:rPr>
                </w:rPrChange>
              </w:rPr>
            </w:pPr>
            <w:r w:rsidRPr="00D60902">
              <w:rPr>
                <w:b/>
                <w:bCs/>
                <w:color w:val="000000"/>
                <w:sz w:val="24"/>
                <w:szCs w:val="24"/>
                <w:lang w:val="en-GB"/>
              </w:rPr>
              <w:t>To</w:t>
            </w:r>
          </w:p>
        </w:tc>
        <w:tc>
          <w:tcPr>
            <w:tcW w:w="4240" w:type="dxa"/>
            <w:tcBorders>
              <w:top w:val="single" w:sz="4" w:space="0" w:color="70AD47"/>
              <w:left w:val="nil"/>
              <w:bottom w:val="single" w:sz="4" w:space="0" w:color="70AD47"/>
              <w:right w:val="single" w:sz="4" w:space="0" w:color="70AD47"/>
            </w:tcBorders>
            <w:shd w:val="clear" w:color="auto" w:fill="auto"/>
            <w:vAlign w:val="center"/>
            <w:hideMark/>
          </w:tcPr>
          <w:p w14:paraId="1A490669" w14:textId="77777777" w:rsidR="001A7307" w:rsidRPr="00D60902" w:rsidRDefault="001A7307" w:rsidP="001A7307">
            <w:pPr>
              <w:rPr>
                <w:b/>
                <w:bCs/>
                <w:color w:val="000000"/>
                <w:sz w:val="24"/>
                <w:szCs w:val="24"/>
                <w:lang w:val="en-GB"/>
                <w:rPrChange w:id="106" w:author="Armando Rocca" w:date="2022-01-31T13:32:00Z">
                  <w:rPr>
                    <w:b/>
                    <w:bCs/>
                    <w:color w:val="000000"/>
                    <w:sz w:val="24"/>
                    <w:szCs w:val="24"/>
                  </w:rPr>
                </w:rPrChange>
              </w:rPr>
            </w:pPr>
            <w:r w:rsidRPr="00D60902">
              <w:rPr>
                <w:b/>
                <w:bCs/>
                <w:color w:val="000000"/>
                <w:sz w:val="24"/>
                <w:szCs w:val="24"/>
                <w:lang w:val="en-GB"/>
              </w:rPr>
              <w:t>Description</w:t>
            </w:r>
          </w:p>
        </w:tc>
      </w:tr>
      <w:tr w:rsidR="001A7307" w:rsidRPr="00D60902" w14:paraId="181F960F" w14:textId="77777777" w:rsidTr="00811C00">
        <w:trPr>
          <w:trHeight w:val="340"/>
        </w:trPr>
        <w:tc>
          <w:tcPr>
            <w:tcW w:w="1640" w:type="dxa"/>
            <w:tcBorders>
              <w:top w:val="nil"/>
              <w:left w:val="single" w:sz="4" w:space="0" w:color="70AD47"/>
              <w:bottom w:val="single" w:sz="4" w:space="0" w:color="70AD47"/>
              <w:right w:val="nil"/>
            </w:tcBorders>
            <w:shd w:val="clear" w:color="auto" w:fill="auto"/>
            <w:vAlign w:val="center"/>
            <w:hideMark/>
          </w:tcPr>
          <w:p w14:paraId="37FAFD4A" w14:textId="77777777" w:rsidR="001A7307" w:rsidRPr="00D60902" w:rsidRDefault="001A7307" w:rsidP="001A7307">
            <w:pPr>
              <w:jc w:val="center"/>
              <w:rPr>
                <w:color w:val="000000"/>
                <w:sz w:val="24"/>
                <w:szCs w:val="24"/>
                <w:lang w:val="en-GB"/>
                <w:rPrChange w:id="107" w:author="Armando Rocca" w:date="2022-01-31T13:32:00Z">
                  <w:rPr>
                    <w:color w:val="000000"/>
                    <w:sz w:val="24"/>
                    <w:szCs w:val="24"/>
                  </w:rPr>
                </w:rPrChange>
              </w:rPr>
            </w:pPr>
            <w:r w:rsidRPr="00D60902">
              <w:rPr>
                <w:color w:val="000000"/>
                <w:sz w:val="24"/>
                <w:szCs w:val="24"/>
                <w:lang w:val="en-GB"/>
              </w:rPr>
              <w:t>1</w:t>
            </w:r>
          </w:p>
        </w:tc>
        <w:tc>
          <w:tcPr>
            <w:tcW w:w="1000" w:type="dxa"/>
            <w:tcBorders>
              <w:top w:val="nil"/>
              <w:left w:val="single" w:sz="4" w:space="0" w:color="70AD47"/>
              <w:bottom w:val="single" w:sz="4" w:space="0" w:color="70AD47"/>
              <w:right w:val="single" w:sz="4" w:space="0" w:color="70AD47"/>
            </w:tcBorders>
            <w:shd w:val="clear" w:color="auto" w:fill="auto"/>
            <w:vAlign w:val="center"/>
            <w:hideMark/>
          </w:tcPr>
          <w:p w14:paraId="32D3E051" w14:textId="77777777" w:rsidR="001A7307" w:rsidRPr="00D60902" w:rsidRDefault="001A7307" w:rsidP="001A7307">
            <w:pPr>
              <w:rPr>
                <w:color w:val="000000"/>
                <w:sz w:val="24"/>
                <w:szCs w:val="24"/>
                <w:lang w:val="en-GB"/>
                <w:rPrChange w:id="108" w:author="Armando Rocca" w:date="2022-01-31T13:32:00Z">
                  <w:rPr>
                    <w:color w:val="000000"/>
                    <w:sz w:val="24"/>
                    <w:szCs w:val="24"/>
                  </w:rPr>
                </w:rPrChange>
              </w:rPr>
            </w:pPr>
            <w:r w:rsidRPr="00D60902">
              <w:rPr>
                <w:color w:val="000000"/>
                <w:sz w:val="24"/>
                <w:szCs w:val="24"/>
                <w:lang w:val="en-GB"/>
              </w:rPr>
              <w:t>PO</w:t>
            </w:r>
          </w:p>
        </w:tc>
        <w:tc>
          <w:tcPr>
            <w:tcW w:w="1000" w:type="dxa"/>
            <w:tcBorders>
              <w:top w:val="nil"/>
              <w:left w:val="nil"/>
              <w:bottom w:val="single" w:sz="4" w:space="0" w:color="70AD47"/>
              <w:right w:val="single" w:sz="4" w:space="0" w:color="70AD47"/>
            </w:tcBorders>
            <w:shd w:val="clear" w:color="auto" w:fill="auto"/>
            <w:vAlign w:val="center"/>
            <w:hideMark/>
          </w:tcPr>
          <w:p w14:paraId="05515481" w14:textId="77777777" w:rsidR="001A7307" w:rsidRPr="00D60902" w:rsidRDefault="001A7307" w:rsidP="001A7307">
            <w:pPr>
              <w:jc w:val="center"/>
              <w:rPr>
                <w:color w:val="000000"/>
                <w:sz w:val="24"/>
                <w:szCs w:val="24"/>
                <w:lang w:val="en-GB"/>
                <w:rPrChange w:id="109" w:author="Armando Rocca" w:date="2022-01-31T13:32:00Z">
                  <w:rPr>
                    <w:color w:val="000000"/>
                    <w:sz w:val="24"/>
                    <w:szCs w:val="24"/>
                  </w:rPr>
                </w:rPrChange>
              </w:rPr>
            </w:pPr>
            <w:r w:rsidRPr="00D60902">
              <w:rPr>
                <w:color w:val="000000"/>
                <w:sz w:val="24"/>
                <w:szCs w:val="24"/>
                <w:lang w:val="en-GB"/>
              </w:rPr>
              <w:t>SAP RI</w:t>
            </w:r>
          </w:p>
        </w:tc>
        <w:tc>
          <w:tcPr>
            <w:tcW w:w="4240" w:type="dxa"/>
            <w:tcBorders>
              <w:top w:val="nil"/>
              <w:left w:val="nil"/>
              <w:bottom w:val="single" w:sz="4" w:space="0" w:color="70AD47"/>
              <w:right w:val="single" w:sz="4" w:space="0" w:color="70AD47"/>
            </w:tcBorders>
            <w:shd w:val="clear" w:color="auto" w:fill="auto"/>
            <w:vAlign w:val="center"/>
            <w:hideMark/>
          </w:tcPr>
          <w:p w14:paraId="1C237A82" w14:textId="77777777" w:rsidR="001A7307" w:rsidRPr="00D60902" w:rsidRDefault="001A7307" w:rsidP="001A7307">
            <w:pPr>
              <w:rPr>
                <w:color w:val="000000"/>
                <w:sz w:val="24"/>
                <w:szCs w:val="24"/>
                <w:lang w:val="en-GB"/>
                <w:rPrChange w:id="110" w:author="Armando Rocca" w:date="2022-01-31T13:32:00Z">
                  <w:rPr>
                    <w:color w:val="000000"/>
                    <w:sz w:val="24"/>
                    <w:szCs w:val="24"/>
                  </w:rPr>
                </w:rPrChange>
              </w:rPr>
            </w:pPr>
            <w:r w:rsidRPr="00D60902">
              <w:rPr>
                <w:color w:val="000000"/>
                <w:sz w:val="24"/>
                <w:szCs w:val="24"/>
                <w:lang w:val="en-GB"/>
              </w:rPr>
              <w:t>Anagrafica Progetti</w:t>
            </w:r>
          </w:p>
        </w:tc>
      </w:tr>
      <w:tr w:rsidR="001A7307" w:rsidRPr="00D65D35" w14:paraId="1D3AC7FC" w14:textId="77777777" w:rsidTr="00811C00">
        <w:trPr>
          <w:trHeight w:val="680"/>
        </w:trPr>
        <w:tc>
          <w:tcPr>
            <w:tcW w:w="1640" w:type="dxa"/>
            <w:tcBorders>
              <w:top w:val="nil"/>
              <w:left w:val="single" w:sz="4" w:space="0" w:color="70AD47"/>
              <w:bottom w:val="single" w:sz="4" w:space="0" w:color="70AD47"/>
              <w:right w:val="nil"/>
            </w:tcBorders>
            <w:shd w:val="clear" w:color="auto" w:fill="auto"/>
            <w:vAlign w:val="center"/>
            <w:hideMark/>
          </w:tcPr>
          <w:p w14:paraId="0ECC8635" w14:textId="77777777" w:rsidR="001A7307" w:rsidRPr="00D60902" w:rsidRDefault="001A7307" w:rsidP="001A7307">
            <w:pPr>
              <w:jc w:val="center"/>
              <w:rPr>
                <w:color w:val="000000"/>
                <w:sz w:val="24"/>
                <w:szCs w:val="24"/>
                <w:lang w:val="en-GB"/>
                <w:rPrChange w:id="111" w:author="Armando Rocca" w:date="2022-01-31T13:32:00Z">
                  <w:rPr>
                    <w:color w:val="000000"/>
                    <w:sz w:val="24"/>
                    <w:szCs w:val="24"/>
                  </w:rPr>
                </w:rPrChange>
              </w:rPr>
            </w:pPr>
            <w:r w:rsidRPr="00D60902">
              <w:rPr>
                <w:color w:val="000000"/>
                <w:sz w:val="24"/>
                <w:szCs w:val="24"/>
                <w:lang w:val="en-GB"/>
              </w:rPr>
              <w:t>2</w:t>
            </w:r>
          </w:p>
        </w:tc>
        <w:tc>
          <w:tcPr>
            <w:tcW w:w="1000" w:type="dxa"/>
            <w:tcBorders>
              <w:top w:val="nil"/>
              <w:left w:val="single" w:sz="4" w:space="0" w:color="70AD47"/>
              <w:bottom w:val="single" w:sz="4" w:space="0" w:color="70AD47"/>
              <w:right w:val="single" w:sz="4" w:space="0" w:color="70AD47"/>
            </w:tcBorders>
            <w:shd w:val="clear" w:color="auto" w:fill="auto"/>
            <w:vAlign w:val="center"/>
            <w:hideMark/>
          </w:tcPr>
          <w:p w14:paraId="5745610A" w14:textId="77777777" w:rsidR="001A7307" w:rsidRPr="00D60902" w:rsidRDefault="001A7307" w:rsidP="001A7307">
            <w:pPr>
              <w:rPr>
                <w:color w:val="000000"/>
                <w:sz w:val="24"/>
                <w:szCs w:val="24"/>
                <w:lang w:val="en-GB"/>
                <w:rPrChange w:id="112" w:author="Armando Rocca" w:date="2022-01-31T13:32:00Z">
                  <w:rPr>
                    <w:color w:val="000000"/>
                    <w:sz w:val="24"/>
                    <w:szCs w:val="24"/>
                  </w:rPr>
                </w:rPrChange>
              </w:rPr>
            </w:pPr>
            <w:r w:rsidRPr="00D60902">
              <w:rPr>
                <w:color w:val="000000"/>
                <w:sz w:val="24"/>
                <w:szCs w:val="24"/>
                <w:lang w:val="en-GB"/>
              </w:rPr>
              <w:t>PO</w:t>
            </w:r>
          </w:p>
        </w:tc>
        <w:tc>
          <w:tcPr>
            <w:tcW w:w="1000" w:type="dxa"/>
            <w:tcBorders>
              <w:top w:val="nil"/>
              <w:left w:val="nil"/>
              <w:bottom w:val="single" w:sz="4" w:space="0" w:color="70AD47"/>
              <w:right w:val="single" w:sz="4" w:space="0" w:color="70AD47"/>
            </w:tcBorders>
            <w:shd w:val="clear" w:color="auto" w:fill="auto"/>
            <w:vAlign w:val="center"/>
            <w:hideMark/>
          </w:tcPr>
          <w:p w14:paraId="1BA8A8E8" w14:textId="77777777" w:rsidR="001A7307" w:rsidRPr="00D60902" w:rsidRDefault="001A7307" w:rsidP="001A7307">
            <w:pPr>
              <w:jc w:val="center"/>
              <w:rPr>
                <w:color w:val="000000"/>
                <w:sz w:val="24"/>
                <w:szCs w:val="24"/>
                <w:lang w:val="en-GB"/>
                <w:rPrChange w:id="113" w:author="Armando Rocca" w:date="2022-01-31T13:32:00Z">
                  <w:rPr>
                    <w:color w:val="000000"/>
                    <w:sz w:val="24"/>
                    <w:szCs w:val="24"/>
                  </w:rPr>
                </w:rPrChange>
              </w:rPr>
            </w:pPr>
            <w:r w:rsidRPr="00D60902">
              <w:rPr>
                <w:color w:val="000000"/>
                <w:sz w:val="24"/>
                <w:szCs w:val="24"/>
                <w:lang w:val="en-GB"/>
              </w:rPr>
              <w:t>SAP PLM</w:t>
            </w:r>
          </w:p>
        </w:tc>
        <w:tc>
          <w:tcPr>
            <w:tcW w:w="4240" w:type="dxa"/>
            <w:tcBorders>
              <w:top w:val="nil"/>
              <w:left w:val="nil"/>
              <w:bottom w:val="single" w:sz="4" w:space="0" w:color="70AD47"/>
              <w:right w:val="single" w:sz="4" w:space="0" w:color="70AD47"/>
            </w:tcBorders>
            <w:shd w:val="clear" w:color="auto" w:fill="auto"/>
            <w:vAlign w:val="center"/>
            <w:hideMark/>
          </w:tcPr>
          <w:p w14:paraId="306491D1" w14:textId="77777777" w:rsidR="001A7307" w:rsidRPr="00D65D35" w:rsidRDefault="001A7307" w:rsidP="001A7307">
            <w:pPr>
              <w:rPr>
                <w:color w:val="000000"/>
                <w:sz w:val="24"/>
                <w:szCs w:val="24"/>
                <w:lang w:val="it-IT"/>
                <w:rPrChange w:id="114" w:author="Armando Rocca" w:date="2022-01-31T15:15:00Z">
                  <w:rPr>
                    <w:color w:val="000000"/>
                    <w:sz w:val="24"/>
                    <w:szCs w:val="24"/>
                  </w:rPr>
                </w:rPrChange>
              </w:rPr>
            </w:pPr>
            <w:r w:rsidRPr="00D65D35">
              <w:rPr>
                <w:color w:val="000000"/>
                <w:sz w:val="24"/>
                <w:szCs w:val="24"/>
                <w:lang w:val="it-IT"/>
              </w:rPr>
              <w:t>Anagrafica Deliverables, creazione e aggiornamento stato</w:t>
            </w:r>
          </w:p>
        </w:tc>
      </w:tr>
      <w:tr w:rsidR="001A7307" w:rsidRPr="00D60902" w14:paraId="520A714E" w14:textId="77777777" w:rsidTr="00811C00">
        <w:trPr>
          <w:trHeight w:val="340"/>
        </w:trPr>
        <w:tc>
          <w:tcPr>
            <w:tcW w:w="1640" w:type="dxa"/>
            <w:tcBorders>
              <w:top w:val="nil"/>
              <w:left w:val="single" w:sz="4" w:space="0" w:color="70AD47"/>
              <w:bottom w:val="single" w:sz="4" w:space="0" w:color="70AD47"/>
              <w:right w:val="nil"/>
            </w:tcBorders>
            <w:shd w:val="clear" w:color="auto" w:fill="auto"/>
            <w:vAlign w:val="center"/>
            <w:hideMark/>
          </w:tcPr>
          <w:p w14:paraId="7316C5D7" w14:textId="77777777" w:rsidR="001A7307" w:rsidRPr="00D60902" w:rsidRDefault="001A7307" w:rsidP="001A7307">
            <w:pPr>
              <w:jc w:val="center"/>
              <w:rPr>
                <w:color w:val="000000"/>
                <w:sz w:val="24"/>
                <w:szCs w:val="24"/>
                <w:lang w:val="en-GB"/>
                <w:rPrChange w:id="115" w:author="Armando Rocca" w:date="2022-01-31T13:32:00Z">
                  <w:rPr>
                    <w:color w:val="000000"/>
                    <w:sz w:val="24"/>
                    <w:szCs w:val="24"/>
                  </w:rPr>
                </w:rPrChange>
              </w:rPr>
            </w:pPr>
            <w:r w:rsidRPr="00D60902">
              <w:rPr>
                <w:color w:val="000000"/>
                <w:sz w:val="24"/>
                <w:szCs w:val="24"/>
                <w:lang w:val="en-GB"/>
              </w:rPr>
              <w:t>3</w:t>
            </w:r>
          </w:p>
        </w:tc>
        <w:tc>
          <w:tcPr>
            <w:tcW w:w="1000" w:type="dxa"/>
            <w:tcBorders>
              <w:top w:val="nil"/>
              <w:left w:val="single" w:sz="4" w:space="0" w:color="70AD47"/>
              <w:bottom w:val="single" w:sz="4" w:space="0" w:color="70AD47"/>
              <w:right w:val="single" w:sz="4" w:space="0" w:color="70AD47"/>
            </w:tcBorders>
            <w:shd w:val="clear" w:color="auto" w:fill="auto"/>
            <w:vAlign w:val="center"/>
            <w:hideMark/>
          </w:tcPr>
          <w:p w14:paraId="4BB0CB41" w14:textId="77777777" w:rsidR="001A7307" w:rsidRPr="00D60902" w:rsidRDefault="001A7307" w:rsidP="001A7307">
            <w:pPr>
              <w:rPr>
                <w:color w:val="000000"/>
                <w:sz w:val="24"/>
                <w:szCs w:val="24"/>
                <w:lang w:val="en-GB"/>
                <w:rPrChange w:id="116" w:author="Armando Rocca" w:date="2022-01-31T13:32:00Z">
                  <w:rPr>
                    <w:color w:val="000000"/>
                    <w:sz w:val="24"/>
                    <w:szCs w:val="24"/>
                  </w:rPr>
                </w:rPrChange>
              </w:rPr>
            </w:pPr>
            <w:r w:rsidRPr="00D60902">
              <w:rPr>
                <w:color w:val="000000"/>
                <w:sz w:val="24"/>
                <w:szCs w:val="24"/>
                <w:lang w:val="en-GB"/>
              </w:rPr>
              <w:t>SAP RI</w:t>
            </w:r>
          </w:p>
        </w:tc>
        <w:tc>
          <w:tcPr>
            <w:tcW w:w="1000" w:type="dxa"/>
            <w:tcBorders>
              <w:top w:val="nil"/>
              <w:left w:val="nil"/>
              <w:bottom w:val="single" w:sz="4" w:space="0" w:color="70AD47"/>
              <w:right w:val="single" w:sz="4" w:space="0" w:color="70AD47"/>
            </w:tcBorders>
            <w:shd w:val="clear" w:color="auto" w:fill="auto"/>
            <w:vAlign w:val="center"/>
            <w:hideMark/>
          </w:tcPr>
          <w:p w14:paraId="58726A15" w14:textId="77777777" w:rsidR="001A7307" w:rsidRPr="00D60902" w:rsidRDefault="001A7307" w:rsidP="001A7307">
            <w:pPr>
              <w:jc w:val="center"/>
              <w:rPr>
                <w:color w:val="000000"/>
                <w:sz w:val="24"/>
                <w:szCs w:val="24"/>
                <w:lang w:val="en-GB"/>
                <w:rPrChange w:id="117" w:author="Armando Rocca" w:date="2022-01-31T13:32:00Z">
                  <w:rPr>
                    <w:color w:val="000000"/>
                    <w:sz w:val="24"/>
                    <w:szCs w:val="24"/>
                  </w:rPr>
                </w:rPrChange>
              </w:rPr>
            </w:pPr>
            <w:r w:rsidRPr="00D60902">
              <w:rPr>
                <w:color w:val="000000"/>
                <w:sz w:val="24"/>
                <w:szCs w:val="24"/>
                <w:lang w:val="en-GB"/>
              </w:rPr>
              <w:t>PO</w:t>
            </w:r>
          </w:p>
        </w:tc>
        <w:tc>
          <w:tcPr>
            <w:tcW w:w="4240" w:type="dxa"/>
            <w:tcBorders>
              <w:top w:val="nil"/>
              <w:left w:val="nil"/>
              <w:bottom w:val="single" w:sz="4" w:space="0" w:color="70AD47"/>
              <w:right w:val="single" w:sz="4" w:space="0" w:color="70AD47"/>
            </w:tcBorders>
            <w:shd w:val="clear" w:color="auto" w:fill="auto"/>
            <w:vAlign w:val="center"/>
            <w:hideMark/>
          </w:tcPr>
          <w:p w14:paraId="385C8FEE" w14:textId="77777777" w:rsidR="001A7307" w:rsidRPr="00D60902" w:rsidRDefault="001A7307" w:rsidP="001A7307">
            <w:pPr>
              <w:rPr>
                <w:color w:val="000000"/>
                <w:sz w:val="24"/>
                <w:szCs w:val="24"/>
                <w:lang w:val="en-GB"/>
                <w:rPrChange w:id="118" w:author="Armando Rocca" w:date="2022-01-31T13:32:00Z">
                  <w:rPr>
                    <w:color w:val="000000"/>
                    <w:sz w:val="24"/>
                    <w:szCs w:val="24"/>
                  </w:rPr>
                </w:rPrChange>
              </w:rPr>
            </w:pPr>
            <w:r w:rsidRPr="00D60902">
              <w:rPr>
                <w:color w:val="000000"/>
                <w:sz w:val="24"/>
                <w:szCs w:val="24"/>
                <w:lang w:val="en-GB"/>
              </w:rPr>
              <w:t xml:space="preserve">Project Data </w:t>
            </w:r>
          </w:p>
        </w:tc>
      </w:tr>
      <w:tr w:rsidR="001A7307" w:rsidRPr="00D60902" w14:paraId="725074AA" w14:textId="77777777" w:rsidTr="00811C00">
        <w:trPr>
          <w:trHeight w:val="340"/>
        </w:trPr>
        <w:tc>
          <w:tcPr>
            <w:tcW w:w="1640" w:type="dxa"/>
            <w:tcBorders>
              <w:top w:val="nil"/>
              <w:left w:val="single" w:sz="4" w:space="0" w:color="70AD47"/>
              <w:bottom w:val="single" w:sz="4" w:space="0" w:color="auto"/>
              <w:right w:val="nil"/>
            </w:tcBorders>
            <w:shd w:val="clear" w:color="auto" w:fill="auto"/>
            <w:vAlign w:val="center"/>
            <w:hideMark/>
          </w:tcPr>
          <w:p w14:paraId="75A9A0FD" w14:textId="77777777" w:rsidR="001A7307" w:rsidRPr="00D60902" w:rsidRDefault="001A7307" w:rsidP="001A7307">
            <w:pPr>
              <w:jc w:val="center"/>
              <w:rPr>
                <w:color w:val="000000"/>
                <w:sz w:val="24"/>
                <w:szCs w:val="24"/>
                <w:lang w:val="en-GB"/>
                <w:rPrChange w:id="119" w:author="Armando Rocca" w:date="2022-01-31T13:32:00Z">
                  <w:rPr>
                    <w:color w:val="000000"/>
                    <w:sz w:val="24"/>
                    <w:szCs w:val="24"/>
                  </w:rPr>
                </w:rPrChange>
              </w:rPr>
            </w:pPr>
            <w:r w:rsidRPr="00D60902">
              <w:rPr>
                <w:color w:val="000000"/>
                <w:sz w:val="24"/>
                <w:szCs w:val="24"/>
                <w:lang w:val="en-GB"/>
              </w:rPr>
              <w:t>4</w:t>
            </w:r>
          </w:p>
        </w:tc>
        <w:tc>
          <w:tcPr>
            <w:tcW w:w="1000" w:type="dxa"/>
            <w:tcBorders>
              <w:top w:val="nil"/>
              <w:left w:val="single" w:sz="4" w:space="0" w:color="70AD47"/>
              <w:bottom w:val="single" w:sz="4" w:space="0" w:color="70AD47"/>
              <w:right w:val="single" w:sz="4" w:space="0" w:color="70AD47"/>
            </w:tcBorders>
            <w:shd w:val="clear" w:color="auto" w:fill="auto"/>
            <w:vAlign w:val="center"/>
            <w:hideMark/>
          </w:tcPr>
          <w:p w14:paraId="0791FA15" w14:textId="77777777" w:rsidR="001A7307" w:rsidRPr="00D60902" w:rsidRDefault="001A7307" w:rsidP="001A7307">
            <w:pPr>
              <w:rPr>
                <w:color w:val="000000"/>
                <w:sz w:val="24"/>
                <w:szCs w:val="24"/>
                <w:lang w:val="en-GB"/>
                <w:rPrChange w:id="120" w:author="Armando Rocca" w:date="2022-01-31T13:32:00Z">
                  <w:rPr>
                    <w:color w:val="000000"/>
                    <w:sz w:val="24"/>
                    <w:szCs w:val="24"/>
                  </w:rPr>
                </w:rPrChange>
              </w:rPr>
            </w:pPr>
            <w:r w:rsidRPr="00D60902">
              <w:rPr>
                <w:color w:val="000000"/>
                <w:sz w:val="24"/>
                <w:szCs w:val="24"/>
                <w:lang w:val="en-GB"/>
              </w:rPr>
              <w:t>SAP RI</w:t>
            </w:r>
          </w:p>
        </w:tc>
        <w:tc>
          <w:tcPr>
            <w:tcW w:w="1000" w:type="dxa"/>
            <w:tcBorders>
              <w:top w:val="nil"/>
              <w:left w:val="nil"/>
              <w:bottom w:val="single" w:sz="4" w:space="0" w:color="70AD47"/>
              <w:right w:val="single" w:sz="4" w:space="0" w:color="70AD47"/>
            </w:tcBorders>
            <w:shd w:val="clear" w:color="auto" w:fill="auto"/>
            <w:vAlign w:val="center"/>
            <w:hideMark/>
          </w:tcPr>
          <w:p w14:paraId="0633A7F6" w14:textId="77777777" w:rsidR="001A7307" w:rsidRPr="00D60902" w:rsidRDefault="001A7307" w:rsidP="001A7307">
            <w:pPr>
              <w:jc w:val="center"/>
              <w:rPr>
                <w:color w:val="000000"/>
                <w:sz w:val="24"/>
                <w:szCs w:val="24"/>
                <w:lang w:val="en-GB"/>
                <w:rPrChange w:id="121" w:author="Armando Rocca" w:date="2022-01-31T13:32:00Z">
                  <w:rPr>
                    <w:color w:val="000000"/>
                    <w:sz w:val="24"/>
                    <w:szCs w:val="24"/>
                  </w:rPr>
                </w:rPrChange>
              </w:rPr>
            </w:pPr>
            <w:r w:rsidRPr="00D60902">
              <w:rPr>
                <w:color w:val="000000"/>
                <w:sz w:val="24"/>
                <w:szCs w:val="24"/>
                <w:lang w:val="en-GB"/>
              </w:rPr>
              <w:t>PO</w:t>
            </w:r>
          </w:p>
        </w:tc>
        <w:tc>
          <w:tcPr>
            <w:tcW w:w="4240" w:type="dxa"/>
            <w:tcBorders>
              <w:top w:val="nil"/>
              <w:left w:val="nil"/>
              <w:bottom w:val="single" w:sz="4" w:space="0" w:color="70AD47"/>
              <w:right w:val="single" w:sz="4" w:space="0" w:color="70AD47"/>
            </w:tcBorders>
            <w:shd w:val="clear" w:color="auto" w:fill="auto"/>
            <w:vAlign w:val="center"/>
            <w:hideMark/>
          </w:tcPr>
          <w:p w14:paraId="06BF41EA" w14:textId="77777777" w:rsidR="001A7307" w:rsidRPr="00D60902" w:rsidRDefault="001A7307" w:rsidP="001A7307">
            <w:pPr>
              <w:rPr>
                <w:color w:val="000000"/>
                <w:sz w:val="24"/>
                <w:szCs w:val="24"/>
                <w:lang w:val="en-GB"/>
                <w:rPrChange w:id="122" w:author="Armando Rocca" w:date="2022-01-31T13:32:00Z">
                  <w:rPr>
                    <w:color w:val="000000"/>
                    <w:sz w:val="24"/>
                    <w:szCs w:val="24"/>
                  </w:rPr>
                </w:rPrChange>
              </w:rPr>
            </w:pPr>
            <w:r w:rsidRPr="00D60902">
              <w:rPr>
                <w:color w:val="000000"/>
                <w:sz w:val="24"/>
                <w:szCs w:val="24"/>
                <w:lang w:val="en-GB"/>
              </w:rPr>
              <w:t>SAL Data</w:t>
            </w:r>
          </w:p>
        </w:tc>
      </w:tr>
      <w:tr w:rsidR="001A7307" w:rsidRPr="00D60902" w14:paraId="6480CD41" w14:textId="77777777" w:rsidTr="00811C00">
        <w:trPr>
          <w:trHeight w:val="340"/>
        </w:trPr>
        <w:tc>
          <w:tcPr>
            <w:tcW w:w="1640" w:type="dxa"/>
            <w:tcBorders>
              <w:top w:val="nil"/>
              <w:left w:val="single" w:sz="4" w:space="0" w:color="70AD47"/>
              <w:bottom w:val="single" w:sz="4" w:space="0" w:color="auto"/>
              <w:right w:val="nil"/>
            </w:tcBorders>
            <w:shd w:val="clear" w:color="auto" w:fill="auto"/>
            <w:vAlign w:val="center"/>
            <w:hideMark/>
          </w:tcPr>
          <w:p w14:paraId="1398829D" w14:textId="77777777" w:rsidR="001A7307" w:rsidRPr="00D60902" w:rsidRDefault="001A7307" w:rsidP="001A7307">
            <w:pPr>
              <w:jc w:val="center"/>
              <w:rPr>
                <w:color w:val="000000"/>
                <w:sz w:val="24"/>
                <w:szCs w:val="24"/>
                <w:lang w:val="en-GB"/>
                <w:rPrChange w:id="123" w:author="Armando Rocca" w:date="2022-01-31T13:32:00Z">
                  <w:rPr>
                    <w:color w:val="000000"/>
                    <w:sz w:val="24"/>
                    <w:szCs w:val="24"/>
                  </w:rPr>
                </w:rPrChange>
              </w:rPr>
            </w:pPr>
            <w:r w:rsidRPr="00D60902">
              <w:rPr>
                <w:color w:val="000000"/>
                <w:sz w:val="24"/>
                <w:szCs w:val="24"/>
                <w:lang w:val="en-GB"/>
              </w:rPr>
              <w:t>5</w:t>
            </w:r>
          </w:p>
        </w:tc>
        <w:tc>
          <w:tcPr>
            <w:tcW w:w="1000" w:type="dxa"/>
            <w:tcBorders>
              <w:top w:val="nil"/>
              <w:left w:val="single" w:sz="4" w:space="0" w:color="70AD47"/>
              <w:bottom w:val="single" w:sz="4" w:space="0" w:color="70AD47"/>
              <w:right w:val="single" w:sz="4" w:space="0" w:color="70AD47"/>
            </w:tcBorders>
            <w:shd w:val="clear" w:color="auto" w:fill="auto"/>
            <w:vAlign w:val="center"/>
            <w:hideMark/>
          </w:tcPr>
          <w:p w14:paraId="5CD78764" w14:textId="77777777" w:rsidR="001A7307" w:rsidRPr="00D60902" w:rsidRDefault="001A7307" w:rsidP="001A7307">
            <w:pPr>
              <w:rPr>
                <w:color w:val="000000"/>
                <w:sz w:val="24"/>
                <w:szCs w:val="24"/>
                <w:lang w:val="en-GB"/>
                <w:rPrChange w:id="124" w:author="Armando Rocca" w:date="2022-01-31T13:32:00Z">
                  <w:rPr>
                    <w:color w:val="000000"/>
                    <w:sz w:val="24"/>
                    <w:szCs w:val="24"/>
                  </w:rPr>
                </w:rPrChange>
              </w:rPr>
            </w:pPr>
            <w:r w:rsidRPr="00D60902">
              <w:rPr>
                <w:color w:val="000000"/>
                <w:sz w:val="24"/>
                <w:szCs w:val="24"/>
                <w:lang w:val="en-GB"/>
              </w:rPr>
              <w:t>SAP RI</w:t>
            </w:r>
          </w:p>
        </w:tc>
        <w:tc>
          <w:tcPr>
            <w:tcW w:w="1000" w:type="dxa"/>
            <w:tcBorders>
              <w:top w:val="nil"/>
              <w:left w:val="nil"/>
              <w:bottom w:val="single" w:sz="4" w:space="0" w:color="70AD47"/>
              <w:right w:val="single" w:sz="4" w:space="0" w:color="70AD47"/>
            </w:tcBorders>
            <w:shd w:val="clear" w:color="auto" w:fill="auto"/>
            <w:vAlign w:val="center"/>
            <w:hideMark/>
          </w:tcPr>
          <w:p w14:paraId="5371F6AC" w14:textId="77777777" w:rsidR="001A7307" w:rsidRPr="00D60902" w:rsidRDefault="001A7307" w:rsidP="001A7307">
            <w:pPr>
              <w:jc w:val="center"/>
              <w:rPr>
                <w:color w:val="000000"/>
                <w:sz w:val="24"/>
                <w:szCs w:val="24"/>
                <w:lang w:val="en-GB"/>
                <w:rPrChange w:id="125" w:author="Armando Rocca" w:date="2022-01-31T13:32:00Z">
                  <w:rPr>
                    <w:color w:val="000000"/>
                    <w:sz w:val="24"/>
                    <w:szCs w:val="24"/>
                  </w:rPr>
                </w:rPrChange>
              </w:rPr>
            </w:pPr>
            <w:r w:rsidRPr="00D60902">
              <w:rPr>
                <w:color w:val="000000"/>
                <w:sz w:val="24"/>
                <w:szCs w:val="24"/>
                <w:lang w:val="en-GB"/>
              </w:rPr>
              <w:t>PO</w:t>
            </w:r>
          </w:p>
        </w:tc>
        <w:tc>
          <w:tcPr>
            <w:tcW w:w="4240" w:type="dxa"/>
            <w:tcBorders>
              <w:top w:val="nil"/>
              <w:left w:val="nil"/>
              <w:bottom w:val="single" w:sz="4" w:space="0" w:color="70AD47"/>
              <w:right w:val="single" w:sz="4" w:space="0" w:color="70AD47"/>
            </w:tcBorders>
            <w:shd w:val="clear" w:color="auto" w:fill="auto"/>
            <w:vAlign w:val="center"/>
            <w:hideMark/>
          </w:tcPr>
          <w:p w14:paraId="5610FB2D" w14:textId="77777777" w:rsidR="001A7307" w:rsidRPr="00D60902" w:rsidRDefault="001A7307" w:rsidP="001A7307">
            <w:pPr>
              <w:rPr>
                <w:color w:val="000000"/>
                <w:sz w:val="24"/>
                <w:szCs w:val="24"/>
                <w:lang w:val="en-GB"/>
                <w:rPrChange w:id="126" w:author="Armando Rocca" w:date="2022-01-31T13:32:00Z">
                  <w:rPr>
                    <w:color w:val="000000"/>
                    <w:sz w:val="24"/>
                    <w:szCs w:val="24"/>
                  </w:rPr>
                </w:rPrChange>
              </w:rPr>
            </w:pPr>
            <w:r w:rsidRPr="00D60902">
              <w:rPr>
                <w:color w:val="000000"/>
                <w:sz w:val="24"/>
                <w:szCs w:val="24"/>
                <w:lang w:val="en-GB"/>
              </w:rPr>
              <w:t>Standard Rates</w:t>
            </w:r>
          </w:p>
        </w:tc>
      </w:tr>
      <w:tr w:rsidR="001A7307" w:rsidRPr="00D60902" w14:paraId="75D6C7DC" w14:textId="77777777" w:rsidTr="00811C00">
        <w:trPr>
          <w:trHeight w:val="680"/>
        </w:trPr>
        <w:tc>
          <w:tcPr>
            <w:tcW w:w="1640" w:type="dxa"/>
            <w:tcBorders>
              <w:top w:val="nil"/>
              <w:left w:val="single" w:sz="4" w:space="0" w:color="70AD47"/>
              <w:bottom w:val="single" w:sz="4" w:space="0" w:color="auto"/>
              <w:right w:val="nil"/>
            </w:tcBorders>
            <w:shd w:val="clear" w:color="auto" w:fill="auto"/>
            <w:vAlign w:val="center"/>
            <w:hideMark/>
          </w:tcPr>
          <w:p w14:paraId="3C4F23A2" w14:textId="77777777" w:rsidR="001A7307" w:rsidRPr="00D60902" w:rsidRDefault="001A7307" w:rsidP="001A7307">
            <w:pPr>
              <w:jc w:val="center"/>
              <w:rPr>
                <w:color w:val="000000"/>
                <w:sz w:val="24"/>
                <w:szCs w:val="24"/>
                <w:lang w:val="en-GB"/>
                <w:rPrChange w:id="127" w:author="Armando Rocca" w:date="2022-01-31T13:32:00Z">
                  <w:rPr>
                    <w:color w:val="000000"/>
                    <w:sz w:val="24"/>
                    <w:szCs w:val="24"/>
                  </w:rPr>
                </w:rPrChange>
              </w:rPr>
            </w:pPr>
            <w:r w:rsidRPr="00D60902">
              <w:rPr>
                <w:color w:val="000000"/>
                <w:sz w:val="24"/>
                <w:szCs w:val="24"/>
                <w:lang w:val="en-GB"/>
              </w:rPr>
              <w:t>6</w:t>
            </w:r>
          </w:p>
        </w:tc>
        <w:tc>
          <w:tcPr>
            <w:tcW w:w="1000" w:type="dxa"/>
            <w:tcBorders>
              <w:top w:val="nil"/>
              <w:left w:val="single" w:sz="4" w:space="0" w:color="70AD47"/>
              <w:bottom w:val="single" w:sz="4" w:space="0" w:color="70AD47"/>
              <w:right w:val="single" w:sz="4" w:space="0" w:color="70AD47"/>
            </w:tcBorders>
            <w:shd w:val="clear" w:color="auto" w:fill="auto"/>
            <w:vAlign w:val="center"/>
            <w:hideMark/>
          </w:tcPr>
          <w:p w14:paraId="4316E2B5" w14:textId="77777777" w:rsidR="001A7307" w:rsidRPr="00D60902" w:rsidRDefault="001A7307" w:rsidP="001A7307">
            <w:pPr>
              <w:rPr>
                <w:color w:val="000000"/>
                <w:sz w:val="24"/>
                <w:szCs w:val="24"/>
                <w:lang w:val="en-GB"/>
                <w:rPrChange w:id="128" w:author="Armando Rocca" w:date="2022-01-31T13:32:00Z">
                  <w:rPr>
                    <w:color w:val="000000"/>
                    <w:sz w:val="24"/>
                    <w:szCs w:val="24"/>
                  </w:rPr>
                </w:rPrChange>
              </w:rPr>
            </w:pPr>
            <w:r w:rsidRPr="00D60902">
              <w:rPr>
                <w:color w:val="000000"/>
                <w:sz w:val="24"/>
                <w:szCs w:val="24"/>
                <w:lang w:val="en-GB"/>
              </w:rPr>
              <w:t>SAP RI</w:t>
            </w:r>
          </w:p>
        </w:tc>
        <w:tc>
          <w:tcPr>
            <w:tcW w:w="1000" w:type="dxa"/>
            <w:tcBorders>
              <w:top w:val="nil"/>
              <w:left w:val="nil"/>
              <w:bottom w:val="single" w:sz="4" w:space="0" w:color="70AD47"/>
              <w:right w:val="single" w:sz="4" w:space="0" w:color="70AD47"/>
            </w:tcBorders>
            <w:shd w:val="clear" w:color="auto" w:fill="auto"/>
            <w:vAlign w:val="center"/>
            <w:hideMark/>
          </w:tcPr>
          <w:p w14:paraId="6003FFF6" w14:textId="77777777" w:rsidR="001A7307" w:rsidRPr="00D60902" w:rsidRDefault="001A7307" w:rsidP="001A7307">
            <w:pPr>
              <w:jc w:val="center"/>
              <w:rPr>
                <w:color w:val="000000"/>
                <w:sz w:val="24"/>
                <w:szCs w:val="24"/>
                <w:lang w:val="en-GB"/>
                <w:rPrChange w:id="129" w:author="Armando Rocca" w:date="2022-01-31T13:32:00Z">
                  <w:rPr>
                    <w:color w:val="000000"/>
                    <w:sz w:val="24"/>
                    <w:szCs w:val="24"/>
                  </w:rPr>
                </w:rPrChange>
              </w:rPr>
            </w:pPr>
            <w:r w:rsidRPr="00D60902">
              <w:rPr>
                <w:color w:val="000000"/>
                <w:sz w:val="24"/>
                <w:szCs w:val="24"/>
                <w:lang w:val="en-GB"/>
              </w:rPr>
              <w:t>PO</w:t>
            </w:r>
          </w:p>
        </w:tc>
        <w:tc>
          <w:tcPr>
            <w:tcW w:w="4240" w:type="dxa"/>
            <w:tcBorders>
              <w:top w:val="nil"/>
              <w:left w:val="nil"/>
              <w:bottom w:val="single" w:sz="4" w:space="0" w:color="70AD47"/>
              <w:right w:val="single" w:sz="4" w:space="0" w:color="70AD47"/>
            </w:tcBorders>
            <w:shd w:val="clear" w:color="auto" w:fill="auto"/>
            <w:vAlign w:val="center"/>
            <w:hideMark/>
          </w:tcPr>
          <w:p w14:paraId="147F61C7" w14:textId="77777777" w:rsidR="001A7307" w:rsidRPr="00D60902" w:rsidRDefault="001A7307" w:rsidP="001A7307">
            <w:pPr>
              <w:rPr>
                <w:color w:val="000000"/>
                <w:sz w:val="24"/>
                <w:szCs w:val="24"/>
                <w:lang w:val="en-GB"/>
                <w:rPrChange w:id="130" w:author="Armando Rocca" w:date="2022-01-31T13:32:00Z">
                  <w:rPr>
                    <w:color w:val="000000"/>
                    <w:sz w:val="24"/>
                    <w:szCs w:val="24"/>
                  </w:rPr>
                </w:rPrChange>
              </w:rPr>
            </w:pPr>
            <w:r w:rsidRPr="00D60902">
              <w:rPr>
                <w:color w:val="000000"/>
                <w:sz w:val="24"/>
                <w:szCs w:val="24"/>
                <w:lang w:val="en-GB"/>
              </w:rPr>
              <w:t>Calculation Actual Personnel cost by project</w:t>
            </w:r>
          </w:p>
        </w:tc>
      </w:tr>
      <w:tr w:rsidR="001A7307" w:rsidRPr="00D60902" w14:paraId="54DF576D" w14:textId="77777777" w:rsidTr="00811C00">
        <w:trPr>
          <w:trHeight w:val="340"/>
        </w:trPr>
        <w:tc>
          <w:tcPr>
            <w:tcW w:w="1640" w:type="dxa"/>
            <w:tcBorders>
              <w:top w:val="nil"/>
              <w:left w:val="single" w:sz="4" w:space="0" w:color="70AD47"/>
              <w:bottom w:val="single" w:sz="4" w:space="0" w:color="auto"/>
              <w:right w:val="nil"/>
            </w:tcBorders>
            <w:shd w:val="clear" w:color="auto" w:fill="auto"/>
            <w:vAlign w:val="center"/>
            <w:hideMark/>
          </w:tcPr>
          <w:p w14:paraId="4BBE4872" w14:textId="77777777" w:rsidR="001A7307" w:rsidRPr="00D60902" w:rsidRDefault="001A7307" w:rsidP="001A7307">
            <w:pPr>
              <w:jc w:val="center"/>
              <w:rPr>
                <w:color w:val="000000"/>
                <w:sz w:val="24"/>
                <w:szCs w:val="24"/>
                <w:lang w:val="en-GB"/>
                <w:rPrChange w:id="131" w:author="Armando Rocca" w:date="2022-01-31T13:32:00Z">
                  <w:rPr>
                    <w:color w:val="000000"/>
                    <w:sz w:val="24"/>
                    <w:szCs w:val="24"/>
                  </w:rPr>
                </w:rPrChange>
              </w:rPr>
            </w:pPr>
            <w:r w:rsidRPr="00D60902">
              <w:rPr>
                <w:color w:val="000000"/>
                <w:sz w:val="24"/>
                <w:szCs w:val="24"/>
                <w:lang w:val="en-GB"/>
              </w:rPr>
              <w:t>7</w:t>
            </w:r>
          </w:p>
        </w:tc>
        <w:tc>
          <w:tcPr>
            <w:tcW w:w="1000" w:type="dxa"/>
            <w:tcBorders>
              <w:top w:val="nil"/>
              <w:left w:val="single" w:sz="4" w:space="0" w:color="70AD47"/>
              <w:bottom w:val="single" w:sz="4" w:space="0" w:color="70AD47"/>
              <w:right w:val="single" w:sz="4" w:space="0" w:color="70AD47"/>
            </w:tcBorders>
            <w:shd w:val="clear" w:color="auto" w:fill="auto"/>
            <w:vAlign w:val="center"/>
            <w:hideMark/>
          </w:tcPr>
          <w:p w14:paraId="5DEE0B43" w14:textId="77777777" w:rsidR="001A7307" w:rsidRPr="00D60902" w:rsidRDefault="001A7307" w:rsidP="001A7307">
            <w:pPr>
              <w:rPr>
                <w:color w:val="000000"/>
                <w:sz w:val="24"/>
                <w:szCs w:val="24"/>
                <w:lang w:val="en-GB"/>
                <w:rPrChange w:id="132" w:author="Armando Rocca" w:date="2022-01-31T13:32:00Z">
                  <w:rPr>
                    <w:color w:val="000000"/>
                    <w:sz w:val="24"/>
                    <w:szCs w:val="24"/>
                  </w:rPr>
                </w:rPrChange>
              </w:rPr>
            </w:pPr>
            <w:r w:rsidRPr="00D60902">
              <w:rPr>
                <w:color w:val="000000"/>
                <w:sz w:val="24"/>
                <w:szCs w:val="24"/>
                <w:lang w:val="en-GB"/>
              </w:rPr>
              <w:t>SAP PS</w:t>
            </w:r>
          </w:p>
        </w:tc>
        <w:tc>
          <w:tcPr>
            <w:tcW w:w="1000" w:type="dxa"/>
            <w:tcBorders>
              <w:top w:val="nil"/>
              <w:left w:val="nil"/>
              <w:bottom w:val="single" w:sz="4" w:space="0" w:color="70AD47"/>
              <w:right w:val="single" w:sz="4" w:space="0" w:color="70AD47"/>
            </w:tcBorders>
            <w:shd w:val="clear" w:color="auto" w:fill="auto"/>
            <w:vAlign w:val="center"/>
            <w:hideMark/>
          </w:tcPr>
          <w:p w14:paraId="1032FEFB" w14:textId="77777777" w:rsidR="001A7307" w:rsidRPr="00D60902" w:rsidRDefault="001A7307" w:rsidP="001A7307">
            <w:pPr>
              <w:jc w:val="center"/>
              <w:rPr>
                <w:color w:val="000000"/>
                <w:sz w:val="24"/>
                <w:szCs w:val="24"/>
                <w:lang w:val="en-GB"/>
                <w:rPrChange w:id="133" w:author="Armando Rocca" w:date="2022-01-31T13:32:00Z">
                  <w:rPr>
                    <w:color w:val="000000"/>
                    <w:sz w:val="24"/>
                    <w:szCs w:val="24"/>
                  </w:rPr>
                </w:rPrChange>
              </w:rPr>
            </w:pPr>
            <w:r w:rsidRPr="00D60902">
              <w:rPr>
                <w:color w:val="000000"/>
                <w:sz w:val="24"/>
                <w:szCs w:val="24"/>
                <w:lang w:val="en-GB"/>
              </w:rPr>
              <w:t>PO</w:t>
            </w:r>
          </w:p>
        </w:tc>
        <w:tc>
          <w:tcPr>
            <w:tcW w:w="4240" w:type="dxa"/>
            <w:tcBorders>
              <w:top w:val="nil"/>
              <w:left w:val="nil"/>
              <w:bottom w:val="single" w:sz="4" w:space="0" w:color="70AD47"/>
              <w:right w:val="single" w:sz="4" w:space="0" w:color="70AD47"/>
            </w:tcBorders>
            <w:shd w:val="clear" w:color="auto" w:fill="auto"/>
            <w:vAlign w:val="center"/>
            <w:hideMark/>
          </w:tcPr>
          <w:p w14:paraId="0F6C9D68" w14:textId="77777777" w:rsidR="001A7307" w:rsidRPr="00D60902" w:rsidRDefault="001A7307" w:rsidP="001A7307">
            <w:pPr>
              <w:rPr>
                <w:color w:val="000000"/>
                <w:sz w:val="24"/>
                <w:szCs w:val="24"/>
                <w:lang w:val="en-GB"/>
                <w:rPrChange w:id="134" w:author="Armando Rocca" w:date="2022-01-31T13:32:00Z">
                  <w:rPr>
                    <w:color w:val="000000"/>
                    <w:sz w:val="24"/>
                    <w:szCs w:val="24"/>
                  </w:rPr>
                </w:rPrChange>
              </w:rPr>
            </w:pPr>
            <w:r w:rsidRPr="00D60902">
              <w:rPr>
                <w:color w:val="000000"/>
                <w:sz w:val="24"/>
                <w:szCs w:val="24"/>
                <w:lang w:val="en-GB"/>
              </w:rPr>
              <w:t>Cost Element master data</w:t>
            </w:r>
          </w:p>
        </w:tc>
      </w:tr>
      <w:tr w:rsidR="001A7307" w:rsidRPr="00D60902" w14:paraId="1EEF9CA7" w14:textId="77777777" w:rsidTr="00811C00">
        <w:trPr>
          <w:trHeight w:val="340"/>
        </w:trPr>
        <w:tc>
          <w:tcPr>
            <w:tcW w:w="1640" w:type="dxa"/>
            <w:tcBorders>
              <w:top w:val="nil"/>
              <w:left w:val="single" w:sz="4" w:space="0" w:color="70AD47"/>
              <w:bottom w:val="single" w:sz="4" w:space="0" w:color="auto"/>
              <w:right w:val="nil"/>
            </w:tcBorders>
            <w:shd w:val="clear" w:color="auto" w:fill="auto"/>
            <w:vAlign w:val="center"/>
            <w:hideMark/>
          </w:tcPr>
          <w:p w14:paraId="1729D6BA" w14:textId="77777777" w:rsidR="001A7307" w:rsidRPr="00D60902" w:rsidRDefault="001A7307" w:rsidP="001A7307">
            <w:pPr>
              <w:jc w:val="center"/>
              <w:rPr>
                <w:color w:val="000000"/>
                <w:sz w:val="24"/>
                <w:szCs w:val="24"/>
                <w:lang w:val="en-GB"/>
                <w:rPrChange w:id="135" w:author="Armando Rocca" w:date="2022-01-31T13:32:00Z">
                  <w:rPr>
                    <w:color w:val="000000"/>
                    <w:sz w:val="24"/>
                    <w:szCs w:val="24"/>
                  </w:rPr>
                </w:rPrChange>
              </w:rPr>
            </w:pPr>
            <w:r w:rsidRPr="00D60902">
              <w:rPr>
                <w:color w:val="000000"/>
                <w:sz w:val="24"/>
                <w:szCs w:val="24"/>
                <w:lang w:val="en-GB"/>
              </w:rPr>
              <w:t>8</w:t>
            </w:r>
          </w:p>
        </w:tc>
        <w:tc>
          <w:tcPr>
            <w:tcW w:w="1000" w:type="dxa"/>
            <w:tcBorders>
              <w:top w:val="nil"/>
              <w:left w:val="single" w:sz="4" w:space="0" w:color="70AD47"/>
              <w:bottom w:val="single" w:sz="4" w:space="0" w:color="70AD47"/>
              <w:right w:val="single" w:sz="4" w:space="0" w:color="70AD47"/>
            </w:tcBorders>
            <w:shd w:val="clear" w:color="auto" w:fill="auto"/>
            <w:vAlign w:val="center"/>
            <w:hideMark/>
          </w:tcPr>
          <w:p w14:paraId="3B1F6727" w14:textId="77777777" w:rsidR="001A7307" w:rsidRPr="00D60902" w:rsidRDefault="001A7307" w:rsidP="001A7307">
            <w:pPr>
              <w:rPr>
                <w:color w:val="000000"/>
                <w:sz w:val="24"/>
                <w:szCs w:val="24"/>
                <w:lang w:val="en-GB"/>
                <w:rPrChange w:id="136" w:author="Armando Rocca" w:date="2022-01-31T13:32:00Z">
                  <w:rPr>
                    <w:color w:val="000000"/>
                    <w:sz w:val="24"/>
                    <w:szCs w:val="24"/>
                  </w:rPr>
                </w:rPrChange>
              </w:rPr>
            </w:pPr>
            <w:r w:rsidRPr="00D60902">
              <w:rPr>
                <w:color w:val="000000"/>
                <w:sz w:val="24"/>
                <w:szCs w:val="24"/>
                <w:lang w:val="en-GB"/>
              </w:rPr>
              <w:t>SAP PS</w:t>
            </w:r>
          </w:p>
        </w:tc>
        <w:tc>
          <w:tcPr>
            <w:tcW w:w="1000" w:type="dxa"/>
            <w:tcBorders>
              <w:top w:val="nil"/>
              <w:left w:val="nil"/>
              <w:bottom w:val="single" w:sz="4" w:space="0" w:color="70AD47"/>
              <w:right w:val="single" w:sz="4" w:space="0" w:color="70AD47"/>
            </w:tcBorders>
            <w:shd w:val="clear" w:color="auto" w:fill="auto"/>
            <w:vAlign w:val="center"/>
            <w:hideMark/>
          </w:tcPr>
          <w:p w14:paraId="3EC504E1" w14:textId="77777777" w:rsidR="001A7307" w:rsidRPr="00D60902" w:rsidRDefault="001A7307" w:rsidP="001A7307">
            <w:pPr>
              <w:jc w:val="center"/>
              <w:rPr>
                <w:color w:val="000000"/>
                <w:sz w:val="24"/>
                <w:szCs w:val="24"/>
                <w:lang w:val="en-GB"/>
                <w:rPrChange w:id="137" w:author="Armando Rocca" w:date="2022-01-31T13:32:00Z">
                  <w:rPr>
                    <w:color w:val="000000"/>
                    <w:sz w:val="24"/>
                    <w:szCs w:val="24"/>
                  </w:rPr>
                </w:rPrChange>
              </w:rPr>
            </w:pPr>
            <w:r w:rsidRPr="00D60902">
              <w:rPr>
                <w:color w:val="000000"/>
                <w:sz w:val="24"/>
                <w:szCs w:val="24"/>
                <w:lang w:val="en-GB"/>
              </w:rPr>
              <w:t>PO</w:t>
            </w:r>
          </w:p>
        </w:tc>
        <w:tc>
          <w:tcPr>
            <w:tcW w:w="4240" w:type="dxa"/>
            <w:tcBorders>
              <w:top w:val="nil"/>
              <w:left w:val="nil"/>
              <w:bottom w:val="single" w:sz="4" w:space="0" w:color="70AD47"/>
              <w:right w:val="single" w:sz="4" w:space="0" w:color="70AD47"/>
            </w:tcBorders>
            <w:shd w:val="clear" w:color="auto" w:fill="auto"/>
            <w:vAlign w:val="center"/>
            <w:hideMark/>
          </w:tcPr>
          <w:p w14:paraId="2759110B" w14:textId="77777777" w:rsidR="001A7307" w:rsidRPr="00D60902" w:rsidRDefault="001A7307" w:rsidP="001A7307">
            <w:pPr>
              <w:rPr>
                <w:color w:val="000000"/>
                <w:sz w:val="24"/>
                <w:szCs w:val="24"/>
                <w:lang w:val="en-GB"/>
                <w:rPrChange w:id="138" w:author="Armando Rocca" w:date="2022-01-31T13:32:00Z">
                  <w:rPr>
                    <w:color w:val="000000"/>
                    <w:sz w:val="24"/>
                    <w:szCs w:val="24"/>
                  </w:rPr>
                </w:rPrChange>
              </w:rPr>
            </w:pPr>
            <w:r w:rsidRPr="00D60902">
              <w:rPr>
                <w:color w:val="000000"/>
                <w:sz w:val="24"/>
                <w:szCs w:val="24"/>
                <w:lang w:val="en-GB"/>
              </w:rPr>
              <w:t xml:space="preserve">WBS Master Data </w:t>
            </w:r>
          </w:p>
        </w:tc>
      </w:tr>
      <w:tr w:rsidR="001A7307" w:rsidRPr="00D65D35" w14:paraId="3D57AB55" w14:textId="77777777" w:rsidTr="00811C00">
        <w:trPr>
          <w:trHeight w:val="1020"/>
        </w:trPr>
        <w:tc>
          <w:tcPr>
            <w:tcW w:w="1640" w:type="dxa"/>
            <w:tcBorders>
              <w:top w:val="nil"/>
              <w:left w:val="single" w:sz="4" w:space="0" w:color="70AD47"/>
              <w:bottom w:val="single" w:sz="4" w:space="0" w:color="auto"/>
              <w:right w:val="nil"/>
            </w:tcBorders>
            <w:shd w:val="clear" w:color="auto" w:fill="auto"/>
            <w:vAlign w:val="center"/>
            <w:hideMark/>
          </w:tcPr>
          <w:p w14:paraId="69597B59" w14:textId="77777777" w:rsidR="001A7307" w:rsidRPr="00D60902" w:rsidRDefault="001A7307" w:rsidP="001A7307">
            <w:pPr>
              <w:jc w:val="center"/>
              <w:rPr>
                <w:color w:val="000000"/>
                <w:sz w:val="24"/>
                <w:szCs w:val="24"/>
                <w:lang w:val="en-GB"/>
                <w:rPrChange w:id="139" w:author="Armando Rocca" w:date="2022-01-31T13:32:00Z">
                  <w:rPr>
                    <w:color w:val="000000"/>
                    <w:sz w:val="24"/>
                    <w:szCs w:val="24"/>
                  </w:rPr>
                </w:rPrChange>
              </w:rPr>
            </w:pPr>
            <w:r w:rsidRPr="00D60902">
              <w:rPr>
                <w:color w:val="000000"/>
                <w:sz w:val="24"/>
                <w:szCs w:val="24"/>
                <w:lang w:val="en-GB"/>
                <w:rPrChange w:id="140" w:author="Armando Rocca" w:date="2022-01-31T13:32:00Z">
                  <w:rPr>
                    <w:color w:val="000000"/>
                    <w:sz w:val="24"/>
                    <w:szCs w:val="24"/>
                  </w:rPr>
                </w:rPrChange>
              </w:rPr>
              <w:t>9</w:t>
            </w:r>
          </w:p>
        </w:tc>
        <w:tc>
          <w:tcPr>
            <w:tcW w:w="1000" w:type="dxa"/>
            <w:tcBorders>
              <w:top w:val="nil"/>
              <w:left w:val="single" w:sz="4" w:space="0" w:color="70AD47"/>
              <w:bottom w:val="single" w:sz="4" w:space="0" w:color="70AD47"/>
              <w:right w:val="single" w:sz="4" w:space="0" w:color="70AD47"/>
            </w:tcBorders>
            <w:shd w:val="clear" w:color="auto" w:fill="auto"/>
            <w:vAlign w:val="center"/>
            <w:hideMark/>
          </w:tcPr>
          <w:p w14:paraId="28DDE684" w14:textId="77777777" w:rsidR="001A7307" w:rsidRPr="00D60902" w:rsidRDefault="001A7307" w:rsidP="001A7307">
            <w:pPr>
              <w:rPr>
                <w:color w:val="000000"/>
                <w:sz w:val="24"/>
                <w:szCs w:val="24"/>
                <w:lang w:val="en-GB"/>
                <w:rPrChange w:id="141" w:author="Armando Rocca" w:date="2022-01-31T13:32:00Z">
                  <w:rPr>
                    <w:color w:val="000000"/>
                    <w:sz w:val="24"/>
                    <w:szCs w:val="24"/>
                  </w:rPr>
                </w:rPrChange>
              </w:rPr>
            </w:pPr>
            <w:r w:rsidRPr="00D60902">
              <w:rPr>
                <w:color w:val="000000"/>
                <w:sz w:val="24"/>
                <w:szCs w:val="24"/>
                <w:lang w:val="en-GB"/>
              </w:rPr>
              <w:t>SAP PS</w:t>
            </w:r>
          </w:p>
        </w:tc>
        <w:tc>
          <w:tcPr>
            <w:tcW w:w="1000" w:type="dxa"/>
            <w:tcBorders>
              <w:top w:val="nil"/>
              <w:left w:val="nil"/>
              <w:bottom w:val="single" w:sz="4" w:space="0" w:color="70AD47"/>
              <w:right w:val="single" w:sz="4" w:space="0" w:color="70AD47"/>
            </w:tcBorders>
            <w:shd w:val="clear" w:color="auto" w:fill="auto"/>
            <w:vAlign w:val="center"/>
            <w:hideMark/>
          </w:tcPr>
          <w:p w14:paraId="63E11FFB" w14:textId="77777777" w:rsidR="001A7307" w:rsidRPr="00D60902" w:rsidRDefault="001A7307" w:rsidP="001A7307">
            <w:pPr>
              <w:jc w:val="center"/>
              <w:rPr>
                <w:color w:val="000000"/>
                <w:sz w:val="24"/>
                <w:szCs w:val="24"/>
                <w:lang w:val="en-GB"/>
                <w:rPrChange w:id="142" w:author="Armando Rocca" w:date="2022-01-31T13:32:00Z">
                  <w:rPr>
                    <w:color w:val="000000"/>
                    <w:sz w:val="24"/>
                    <w:szCs w:val="24"/>
                  </w:rPr>
                </w:rPrChange>
              </w:rPr>
            </w:pPr>
            <w:r w:rsidRPr="00D60902">
              <w:rPr>
                <w:color w:val="000000"/>
                <w:sz w:val="24"/>
                <w:szCs w:val="24"/>
                <w:lang w:val="en-GB"/>
              </w:rPr>
              <w:t>PO</w:t>
            </w:r>
          </w:p>
        </w:tc>
        <w:tc>
          <w:tcPr>
            <w:tcW w:w="4240" w:type="dxa"/>
            <w:tcBorders>
              <w:top w:val="nil"/>
              <w:left w:val="nil"/>
              <w:bottom w:val="single" w:sz="4" w:space="0" w:color="70AD47"/>
              <w:right w:val="single" w:sz="4" w:space="0" w:color="70AD47"/>
            </w:tcBorders>
            <w:shd w:val="clear" w:color="auto" w:fill="auto"/>
            <w:vAlign w:val="center"/>
            <w:hideMark/>
          </w:tcPr>
          <w:p w14:paraId="4E94CBB5" w14:textId="77777777" w:rsidR="001A7307" w:rsidRPr="00D65D35" w:rsidRDefault="001A7307" w:rsidP="001A7307">
            <w:pPr>
              <w:rPr>
                <w:color w:val="000000"/>
                <w:sz w:val="24"/>
                <w:szCs w:val="24"/>
                <w:lang w:val="it-IT"/>
                <w:rPrChange w:id="143" w:author="Armando Rocca" w:date="2022-01-31T15:15:00Z">
                  <w:rPr>
                    <w:color w:val="000000"/>
                    <w:sz w:val="24"/>
                    <w:szCs w:val="24"/>
                  </w:rPr>
                </w:rPrChange>
              </w:rPr>
            </w:pPr>
            <w:r w:rsidRPr="00D65D35">
              <w:rPr>
                <w:color w:val="000000"/>
                <w:sz w:val="24"/>
                <w:szCs w:val="24"/>
                <w:lang w:val="it-IT"/>
              </w:rPr>
              <w:t>Internal Orders (alcuni progetti sono rappresentati per WBS altri per ordini interni)</w:t>
            </w:r>
          </w:p>
        </w:tc>
      </w:tr>
      <w:tr w:rsidR="001A7307" w:rsidRPr="00D60902" w14:paraId="13BD3749" w14:textId="77777777" w:rsidTr="00811C00">
        <w:trPr>
          <w:trHeight w:val="340"/>
        </w:trPr>
        <w:tc>
          <w:tcPr>
            <w:tcW w:w="1640" w:type="dxa"/>
            <w:tcBorders>
              <w:top w:val="nil"/>
              <w:left w:val="single" w:sz="4" w:space="0" w:color="70AD47"/>
              <w:bottom w:val="single" w:sz="4" w:space="0" w:color="auto"/>
              <w:right w:val="nil"/>
            </w:tcBorders>
            <w:shd w:val="clear" w:color="auto" w:fill="auto"/>
            <w:vAlign w:val="center"/>
            <w:hideMark/>
          </w:tcPr>
          <w:p w14:paraId="6754A7C7" w14:textId="77777777" w:rsidR="001A7307" w:rsidRPr="00D60902" w:rsidRDefault="001A7307" w:rsidP="001A7307">
            <w:pPr>
              <w:jc w:val="center"/>
              <w:rPr>
                <w:color w:val="000000"/>
                <w:sz w:val="24"/>
                <w:szCs w:val="24"/>
                <w:lang w:val="en-GB"/>
                <w:rPrChange w:id="144" w:author="Armando Rocca" w:date="2022-01-31T13:32:00Z">
                  <w:rPr>
                    <w:color w:val="000000"/>
                    <w:sz w:val="24"/>
                    <w:szCs w:val="24"/>
                  </w:rPr>
                </w:rPrChange>
              </w:rPr>
            </w:pPr>
            <w:r w:rsidRPr="00D60902">
              <w:rPr>
                <w:color w:val="000000"/>
                <w:sz w:val="24"/>
                <w:szCs w:val="24"/>
                <w:lang w:val="en-GB"/>
              </w:rPr>
              <w:t>10</w:t>
            </w:r>
          </w:p>
        </w:tc>
        <w:tc>
          <w:tcPr>
            <w:tcW w:w="1000" w:type="dxa"/>
            <w:tcBorders>
              <w:top w:val="nil"/>
              <w:left w:val="single" w:sz="4" w:space="0" w:color="70AD47"/>
              <w:bottom w:val="single" w:sz="4" w:space="0" w:color="70AD47"/>
              <w:right w:val="single" w:sz="4" w:space="0" w:color="70AD47"/>
            </w:tcBorders>
            <w:shd w:val="clear" w:color="auto" w:fill="auto"/>
            <w:vAlign w:val="center"/>
            <w:hideMark/>
          </w:tcPr>
          <w:p w14:paraId="35B57D92" w14:textId="77777777" w:rsidR="001A7307" w:rsidRPr="00D60902" w:rsidRDefault="001A7307" w:rsidP="001A7307">
            <w:pPr>
              <w:rPr>
                <w:color w:val="000000"/>
                <w:sz w:val="24"/>
                <w:szCs w:val="24"/>
                <w:lang w:val="en-GB"/>
                <w:rPrChange w:id="145" w:author="Armando Rocca" w:date="2022-01-31T13:32:00Z">
                  <w:rPr>
                    <w:color w:val="000000"/>
                    <w:sz w:val="24"/>
                    <w:szCs w:val="24"/>
                  </w:rPr>
                </w:rPrChange>
              </w:rPr>
            </w:pPr>
            <w:r w:rsidRPr="00D60902">
              <w:rPr>
                <w:color w:val="000000"/>
                <w:sz w:val="24"/>
                <w:szCs w:val="24"/>
                <w:lang w:val="en-GB"/>
              </w:rPr>
              <w:t>SAP CO</w:t>
            </w:r>
          </w:p>
        </w:tc>
        <w:tc>
          <w:tcPr>
            <w:tcW w:w="1000" w:type="dxa"/>
            <w:tcBorders>
              <w:top w:val="nil"/>
              <w:left w:val="nil"/>
              <w:bottom w:val="single" w:sz="4" w:space="0" w:color="70AD47"/>
              <w:right w:val="single" w:sz="4" w:space="0" w:color="70AD47"/>
            </w:tcBorders>
            <w:shd w:val="clear" w:color="auto" w:fill="auto"/>
            <w:vAlign w:val="center"/>
            <w:hideMark/>
          </w:tcPr>
          <w:p w14:paraId="0E9F22AF" w14:textId="77777777" w:rsidR="001A7307" w:rsidRPr="00D60902" w:rsidRDefault="001A7307" w:rsidP="001A7307">
            <w:pPr>
              <w:jc w:val="center"/>
              <w:rPr>
                <w:color w:val="000000"/>
                <w:sz w:val="24"/>
                <w:szCs w:val="24"/>
                <w:lang w:val="en-GB"/>
                <w:rPrChange w:id="146" w:author="Armando Rocca" w:date="2022-01-31T13:32:00Z">
                  <w:rPr>
                    <w:color w:val="000000"/>
                    <w:sz w:val="24"/>
                    <w:szCs w:val="24"/>
                  </w:rPr>
                </w:rPrChange>
              </w:rPr>
            </w:pPr>
            <w:r w:rsidRPr="00D60902">
              <w:rPr>
                <w:color w:val="000000"/>
                <w:sz w:val="24"/>
                <w:szCs w:val="24"/>
                <w:lang w:val="en-GB"/>
              </w:rPr>
              <w:t>PO</w:t>
            </w:r>
          </w:p>
        </w:tc>
        <w:tc>
          <w:tcPr>
            <w:tcW w:w="4240" w:type="dxa"/>
            <w:tcBorders>
              <w:top w:val="nil"/>
              <w:left w:val="nil"/>
              <w:bottom w:val="single" w:sz="4" w:space="0" w:color="70AD47"/>
              <w:right w:val="single" w:sz="4" w:space="0" w:color="70AD47"/>
            </w:tcBorders>
            <w:shd w:val="clear" w:color="auto" w:fill="auto"/>
            <w:vAlign w:val="center"/>
            <w:hideMark/>
          </w:tcPr>
          <w:p w14:paraId="0A02427C" w14:textId="77777777" w:rsidR="001A7307" w:rsidRPr="00D60902" w:rsidRDefault="001A7307" w:rsidP="001A7307">
            <w:pPr>
              <w:rPr>
                <w:color w:val="000000"/>
                <w:sz w:val="24"/>
                <w:szCs w:val="24"/>
                <w:lang w:val="en-GB"/>
                <w:rPrChange w:id="147" w:author="Armando Rocca" w:date="2022-01-31T13:32:00Z">
                  <w:rPr>
                    <w:color w:val="000000"/>
                    <w:sz w:val="24"/>
                    <w:szCs w:val="24"/>
                  </w:rPr>
                </w:rPrChange>
              </w:rPr>
            </w:pPr>
            <w:r w:rsidRPr="00D60902">
              <w:rPr>
                <w:color w:val="000000"/>
                <w:sz w:val="24"/>
                <w:szCs w:val="24"/>
                <w:lang w:val="en-GB"/>
              </w:rPr>
              <w:t>Costs</w:t>
            </w:r>
          </w:p>
        </w:tc>
      </w:tr>
      <w:tr w:rsidR="001A7307" w:rsidRPr="00D60902" w14:paraId="7195BF17" w14:textId="77777777" w:rsidTr="00811C00">
        <w:trPr>
          <w:trHeight w:val="340"/>
        </w:trPr>
        <w:tc>
          <w:tcPr>
            <w:tcW w:w="1640" w:type="dxa"/>
            <w:tcBorders>
              <w:top w:val="nil"/>
              <w:left w:val="single" w:sz="4" w:space="0" w:color="70AD47"/>
              <w:bottom w:val="single" w:sz="4" w:space="0" w:color="auto"/>
              <w:right w:val="nil"/>
            </w:tcBorders>
            <w:shd w:val="clear" w:color="auto" w:fill="auto"/>
            <w:vAlign w:val="center"/>
            <w:hideMark/>
          </w:tcPr>
          <w:p w14:paraId="5CFEB3C0" w14:textId="77777777" w:rsidR="001A7307" w:rsidRPr="00D60902" w:rsidRDefault="001A7307" w:rsidP="001A7307">
            <w:pPr>
              <w:jc w:val="center"/>
              <w:rPr>
                <w:color w:val="000000"/>
                <w:sz w:val="24"/>
                <w:szCs w:val="24"/>
                <w:lang w:val="en-GB"/>
                <w:rPrChange w:id="148" w:author="Armando Rocca" w:date="2022-01-31T13:32:00Z">
                  <w:rPr>
                    <w:color w:val="000000"/>
                    <w:sz w:val="24"/>
                    <w:szCs w:val="24"/>
                  </w:rPr>
                </w:rPrChange>
              </w:rPr>
            </w:pPr>
            <w:r w:rsidRPr="00D60902">
              <w:rPr>
                <w:color w:val="000000"/>
                <w:sz w:val="24"/>
                <w:szCs w:val="24"/>
                <w:lang w:val="en-GB"/>
              </w:rPr>
              <w:t>11</w:t>
            </w:r>
          </w:p>
        </w:tc>
        <w:tc>
          <w:tcPr>
            <w:tcW w:w="1000" w:type="dxa"/>
            <w:tcBorders>
              <w:top w:val="nil"/>
              <w:left w:val="single" w:sz="4" w:space="0" w:color="70AD47"/>
              <w:bottom w:val="single" w:sz="4" w:space="0" w:color="70AD47"/>
              <w:right w:val="single" w:sz="4" w:space="0" w:color="70AD47"/>
            </w:tcBorders>
            <w:shd w:val="clear" w:color="auto" w:fill="auto"/>
            <w:vAlign w:val="center"/>
            <w:hideMark/>
          </w:tcPr>
          <w:p w14:paraId="3242AA7D" w14:textId="77777777" w:rsidR="001A7307" w:rsidRPr="00D60902" w:rsidRDefault="001A7307" w:rsidP="001A7307">
            <w:pPr>
              <w:rPr>
                <w:color w:val="000000"/>
                <w:sz w:val="24"/>
                <w:szCs w:val="24"/>
                <w:lang w:val="en-GB"/>
                <w:rPrChange w:id="149" w:author="Armando Rocca" w:date="2022-01-31T13:32:00Z">
                  <w:rPr>
                    <w:color w:val="000000"/>
                    <w:sz w:val="24"/>
                    <w:szCs w:val="24"/>
                  </w:rPr>
                </w:rPrChange>
              </w:rPr>
            </w:pPr>
            <w:r w:rsidRPr="00D60902">
              <w:rPr>
                <w:color w:val="000000"/>
                <w:sz w:val="24"/>
                <w:szCs w:val="24"/>
                <w:lang w:val="en-GB"/>
              </w:rPr>
              <w:t>SAP HR</w:t>
            </w:r>
          </w:p>
        </w:tc>
        <w:tc>
          <w:tcPr>
            <w:tcW w:w="1000" w:type="dxa"/>
            <w:tcBorders>
              <w:top w:val="nil"/>
              <w:left w:val="nil"/>
              <w:bottom w:val="single" w:sz="4" w:space="0" w:color="70AD47"/>
              <w:right w:val="single" w:sz="4" w:space="0" w:color="70AD47"/>
            </w:tcBorders>
            <w:shd w:val="clear" w:color="auto" w:fill="auto"/>
            <w:vAlign w:val="center"/>
            <w:hideMark/>
          </w:tcPr>
          <w:p w14:paraId="429339CD" w14:textId="77777777" w:rsidR="001A7307" w:rsidRPr="00D60902" w:rsidRDefault="001A7307" w:rsidP="001A7307">
            <w:pPr>
              <w:jc w:val="center"/>
              <w:rPr>
                <w:color w:val="000000"/>
                <w:sz w:val="24"/>
                <w:szCs w:val="24"/>
                <w:lang w:val="en-GB"/>
                <w:rPrChange w:id="150" w:author="Armando Rocca" w:date="2022-01-31T13:32:00Z">
                  <w:rPr>
                    <w:color w:val="000000"/>
                    <w:sz w:val="24"/>
                    <w:szCs w:val="24"/>
                  </w:rPr>
                </w:rPrChange>
              </w:rPr>
            </w:pPr>
            <w:r w:rsidRPr="00D60902">
              <w:rPr>
                <w:color w:val="000000"/>
                <w:sz w:val="24"/>
                <w:szCs w:val="24"/>
                <w:lang w:val="en-GB"/>
              </w:rPr>
              <w:t>PO</w:t>
            </w:r>
          </w:p>
        </w:tc>
        <w:tc>
          <w:tcPr>
            <w:tcW w:w="4240" w:type="dxa"/>
            <w:tcBorders>
              <w:top w:val="nil"/>
              <w:left w:val="nil"/>
              <w:bottom w:val="single" w:sz="4" w:space="0" w:color="70AD47"/>
              <w:right w:val="single" w:sz="4" w:space="0" w:color="70AD47"/>
            </w:tcBorders>
            <w:shd w:val="clear" w:color="auto" w:fill="auto"/>
            <w:vAlign w:val="center"/>
            <w:hideMark/>
          </w:tcPr>
          <w:p w14:paraId="251D56C0" w14:textId="77777777" w:rsidR="001A7307" w:rsidRPr="00D60902" w:rsidRDefault="001A7307" w:rsidP="001A7307">
            <w:pPr>
              <w:rPr>
                <w:color w:val="000000"/>
                <w:sz w:val="24"/>
                <w:szCs w:val="24"/>
                <w:lang w:val="en-GB"/>
                <w:rPrChange w:id="151" w:author="Armando Rocca" w:date="2022-01-31T13:32:00Z">
                  <w:rPr>
                    <w:color w:val="000000"/>
                    <w:sz w:val="24"/>
                    <w:szCs w:val="24"/>
                  </w:rPr>
                </w:rPrChange>
              </w:rPr>
            </w:pPr>
            <w:r w:rsidRPr="00D60902">
              <w:rPr>
                <w:color w:val="000000"/>
                <w:sz w:val="24"/>
                <w:szCs w:val="24"/>
                <w:lang w:val="en-GB"/>
              </w:rPr>
              <w:t>Personnel Master Data</w:t>
            </w:r>
          </w:p>
        </w:tc>
      </w:tr>
      <w:tr w:rsidR="001A7307" w:rsidRPr="00D65D35" w14:paraId="702EEF14" w14:textId="77777777" w:rsidTr="00811C00">
        <w:trPr>
          <w:trHeight w:val="340"/>
        </w:trPr>
        <w:tc>
          <w:tcPr>
            <w:tcW w:w="1640" w:type="dxa"/>
            <w:tcBorders>
              <w:top w:val="nil"/>
              <w:left w:val="single" w:sz="4" w:space="0" w:color="70AD47"/>
              <w:bottom w:val="single" w:sz="4" w:space="0" w:color="auto"/>
              <w:right w:val="nil"/>
            </w:tcBorders>
            <w:shd w:val="clear" w:color="auto" w:fill="auto"/>
            <w:vAlign w:val="center"/>
            <w:hideMark/>
          </w:tcPr>
          <w:p w14:paraId="18D0D02A" w14:textId="77777777" w:rsidR="001A7307" w:rsidRPr="00D60902" w:rsidRDefault="001A7307" w:rsidP="001A7307">
            <w:pPr>
              <w:jc w:val="center"/>
              <w:rPr>
                <w:color w:val="000000"/>
                <w:sz w:val="24"/>
                <w:szCs w:val="24"/>
                <w:lang w:val="en-GB"/>
                <w:rPrChange w:id="152" w:author="Armando Rocca" w:date="2022-01-31T13:32:00Z">
                  <w:rPr>
                    <w:color w:val="000000"/>
                    <w:sz w:val="24"/>
                    <w:szCs w:val="24"/>
                  </w:rPr>
                </w:rPrChange>
              </w:rPr>
            </w:pPr>
            <w:r w:rsidRPr="00D60902">
              <w:rPr>
                <w:color w:val="000000"/>
                <w:sz w:val="24"/>
                <w:szCs w:val="24"/>
                <w:lang w:val="en-GB"/>
              </w:rPr>
              <w:t>12</w:t>
            </w:r>
          </w:p>
        </w:tc>
        <w:tc>
          <w:tcPr>
            <w:tcW w:w="1000" w:type="dxa"/>
            <w:tcBorders>
              <w:top w:val="nil"/>
              <w:left w:val="single" w:sz="4" w:space="0" w:color="70AD47"/>
              <w:bottom w:val="single" w:sz="4" w:space="0" w:color="70AD47"/>
              <w:right w:val="single" w:sz="4" w:space="0" w:color="70AD47"/>
            </w:tcBorders>
            <w:shd w:val="clear" w:color="auto" w:fill="auto"/>
            <w:vAlign w:val="center"/>
            <w:hideMark/>
          </w:tcPr>
          <w:p w14:paraId="1DCEAA03" w14:textId="77777777" w:rsidR="001A7307" w:rsidRPr="00D60902" w:rsidRDefault="001A7307" w:rsidP="001A7307">
            <w:pPr>
              <w:rPr>
                <w:color w:val="000000"/>
                <w:sz w:val="24"/>
                <w:szCs w:val="24"/>
                <w:lang w:val="en-GB"/>
                <w:rPrChange w:id="153" w:author="Armando Rocca" w:date="2022-01-31T13:32:00Z">
                  <w:rPr>
                    <w:color w:val="000000"/>
                    <w:sz w:val="24"/>
                    <w:szCs w:val="24"/>
                  </w:rPr>
                </w:rPrChange>
              </w:rPr>
            </w:pPr>
            <w:r w:rsidRPr="00D60902">
              <w:rPr>
                <w:color w:val="000000"/>
                <w:sz w:val="24"/>
                <w:szCs w:val="24"/>
                <w:lang w:val="en-GB"/>
              </w:rPr>
              <w:t>SAP RI</w:t>
            </w:r>
          </w:p>
        </w:tc>
        <w:tc>
          <w:tcPr>
            <w:tcW w:w="1000" w:type="dxa"/>
            <w:tcBorders>
              <w:top w:val="nil"/>
              <w:left w:val="nil"/>
              <w:bottom w:val="single" w:sz="4" w:space="0" w:color="70AD47"/>
              <w:right w:val="single" w:sz="4" w:space="0" w:color="70AD47"/>
            </w:tcBorders>
            <w:shd w:val="clear" w:color="auto" w:fill="auto"/>
            <w:vAlign w:val="center"/>
            <w:hideMark/>
          </w:tcPr>
          <w:p w14:paraId="1C5CE4E6" w14:textId="77777777" w:rsidR="001A7307" w:rsidRPr="00D60902" w:rsidRDefault="001A7307" w:rsidP="001A7307">
            <w:pPr>
              <w:jc w:val="center"/>
              <w:rPr>
                <w:color w:val="000000"/>
                <w:sz w:val="24"/>
                <w:szCs w:val="24"/>
                <w:lang w:val="en-GB"/>
                <w:rPrChange w:id="154" w:author="Armando Rocca" w:date="2022-01-31T13:32:00Z">
                  <w:rPr>
                    <w:color w:val="000000"/>
                    <w:sz w:val="24"/>
                    <w:szCs w:val="24"/>
                  </w:rPr>
                </w:rPrChange>
              </w:rPr>
            </w:pPr>
            <w:r w:rsidRPr="00D60902">
              <w:rPr>
                <w:color w:val="000000"/>
                <w:sz w:val="24"/>
                <w:szCs w:val="24"/>
                <w:lang w:val="en-GB"/>
              </w:rPr>
              <w:t>PO</w:t>
            </w:r>
          </w:p>
        </w:tc>
        <w:tc>
          <w:tcPr>
            <w:tcW w:w="4240" w:type="dxa"/>
            <w:tcBorders>
              <w:top w:val="nil"/>
              <w:left w:val="nil"/>
              <w:bottom w:val="single" w:sz="4" w:space="0" w:color="70AD47"/>
              <w:right w:val="single" w:sz="4" w:space="0" w:color="70AD47"/>
            </w:tcBorders>
            <w:shd w:val="clear" w:color="auto" w:fill="auto"/>
            <w:vAlign w:val="center"/>
            <w:hideMark/>
          </w:tcPr>
          <w:p w14:paraId="32C5FAB0" w14:textId="77777777" w:rsidR="001A7307" w:rsidRPr="00D65D35" w:rsidRDefault="001A7307" w:rsidP="001A7307">
            <w:pPr>
              <w:rPr>
                <w:color w:val="000000"/>
                <w:sz w:val="24"/>
                <w:szCs w:val="24"/>
                <w:lang w:val="it-IT"/>
                <w:rPrChange w:id="155" w:author="Armando Rocca" w:date="2022-01-31T15:15:00Z">
                  <w:rPr>
                    <w:color w:val="000000"/>
                    <w:sz w:val="24"/>
                    <w:szCs w:val="24"/>
                  </w:rPr>
                </w:rPrChange>
              </w:rPr>
            </w:pPr>
            <w:r w:rsidRPr="00D65D35">
              <w:rPr>
                <w:color w:val="000000"/>
                <w:sz w:val="24"/>
                <w:szCs w:val="24"/>
                <w:lang w:val="it-IT"/>
              </w:rPr>
              <w:t>Costs (costi per prestazioni esterne)</w:t>
            </w:r>
          </w:p>
        </w:tc>
      </w:tr>
      <w:tr w:rsidR="001A7307" w:rsidRPr="00D60902" w14:paraId="00203746" w14:textId="77777777" w:rsidTr="00811C00">
        <w:trPr>
          <w:trHeight w:val="340"/>
        </w:trPr>
        <w:tc>
          <w:tcPr>
            <w:tcW w:w="1640" w:type="dxa"/>
            <w:tcBorders>
              <w:top w:val="nil"/>
              <w:left w:val="single" w:sz="4" w:space="0" w:color="70AD47"/>
              <w:bottom w:val="single" w:sz="4" w:space="0" w:color="auto"/>
              <w:right w:val="nil"/>
            </w:tcBorders>
            <w:shd w:val="clear" w:color="auto" w:fill="auto"/>
            <w:vAlign w:val="center"/>
            <w:hideMark/>
          </w:tcPr>
          <w:p w14:paraId="5396B47F" w14:textId="77777777" w:rsidR="001A7307" w:rsidRPr="00D60902" w:rsidRDefault="001A7307" w:rsidP="001A7307">
            <w:pPr>
              <w:jc w:val="center"/>
              <w:rPr>
                <w:color w:val="000000"/>
                <w:sz w:val="24"/>
                <w:szCs w:val="24"/>
                <w:lang w:val="en-GB"/>
                <w:rPrChange w:id="156" w:author="Armando Rocca" w:date="2022-01-31T13:32:00Z">
                  <w:rPr>
                    <w:color w:val="000000"/>
                    <w:sz w:val="24"/>
                    <w:szCs w:val="24"/>
                  </w:rPr>
                </w:rPrChange>
              </w:rPr>
            </w:pPr>
            <w:r w:rsidRPr="00D60902">
              <w:rPr>
                <w:color w:val="000000"/>
                <w:sz w:val="24"/>
                <w:szCs w:val="24"/>
                <w:lang w:val="en-GB"/>
              </w:rPr>
              <w:t>13</w:t>
            </w:r>
          </w:p>
        </w:tc>
        <w:tc>
          <w:tcPr>
            <w:tcW w:w="1000" w:type="dxa"/>
            <w:tcBorders>
              <w:top w:val="nil"/>
              <w:left w:val="single" w:sz="4" w:space="0" w:color="70AD47"/>
              <w:bottom w:val="single" w:sz="4" w:space="0" w:color="70AD47"/>
              <w:right w:val="single" w:sz="4" w:space="0" w:color="70AD47"/>
            </w:tcBorders>
            <w:shd w:val="clear" w:color="auto" w:fill="auto"/>
            <w:vAlign w:val="center"/>
            <w:hideMark/>
          </w:tcPr>
          <w:p w14:paraId="57974B12" w14:textId="77777777" w:rsidR="001A7307" w:rsidRPr="00D60902" w:rsidRDefault="001A7307" w:rsidP="001A7307">
            <w:pPr>
              <w:rPr>
                <w:color w:val="000000"/>
                <w:sz w:val="24"/>
                <w:szCs w:val="24"/>
                <w:lang w:val="en-GB"/>
                <w:rPrChange w:id="157" w:author="Armando Rocca" w:date="2022-01-31T13:32:00Z">
                  <w:rPr>
                    <w:color w:val="000000"/>
                    <w:sz w:val="24"/>
                    <w:szCs w:val="24"/>
                  </w:rPr>
                </w:rPrChange>
              </w:rPr>
            </w:pPr>
            <w:r w:rsidRPr="00D60902">
              <w:rPr>
                <w:color w:val="000000"/>
                <w:sz w:val="24"/>
                <w:szCs w:val="24"/>
                <w:lang w:val="en-GB"/>
              </w:rPr>
              <w:t>SAP RI</w:t>
            </w:r>
          </w:p>
        </w:tc>
        <w:tc>
          <w:tcPr>
            <w:tcW w:w="1000" w:type="dxa"/>
            <w:tcBorders>
              <w:top w:val="nil"/>
              <w:left w:val="nil"/>
              <w:bottom w:val="single" w:sz="4" w:space="0" w:color="70AD47"/>
              <w:right w:val="single" w:sz="4" w:space="0" w:color="70AD47"/>
            </w:tcBorders>
            <w:shd w:val="clear" w:color="auto" w:fill="auto"/>
            <w:vAlign w:val="center"/>
            <w:hideMark/>
          </w:tcPr>
          <w:p w14:paraId="6227D0B2" w14:textId="77777777" w:rsidR="001A7307" w:rsidRPr="00D60902" w:rsidRDefault="001A7307" w:rsidP="001A7307">
            <w:pPr>
              <w:jc w:val="center"/>
              <w:rPr>
                <w:color w:val="000000"/>
                <w:sz w:val="24"/>
                <w:szCs w:val="24"/>
                <w:lang w:val="en-GB"/>
                <w:rPrChange w:id="158" w:author="Armando Rocca" w:date="2022-01-31T13:32:00Z">
                  <w:rPr>
                    <w:color w:val="000000"/>
                    <w:sz w:val="24"/>
                    <w:szCs w:val="24"/>
                  </w:rPr>
                </w:rPrChange>
              </w:rPr>
            </w:pPr>
            <w:r w:rsidRPr="00D60902">
              <w:rPr>
                <w:color w:val="000000"/>
                <w:sz w:val="24"/>
                <w:szCs w:val="24"/>
                <w:lang w:val="en-GB"/>
              </w:rPr>
              <w:t>PO</w:t>
            </w:r>
          </w:p>
        </w:tc>
        <w:tc>
          <w:tcPr>
            <w:tcW w:w="4240" w:type="dxa"/>
            <w:tcBorders>
              <w:top w:val="nil"/>
              <w:left w:val="nil"/>
              <w:bottom w:val="single" w:sz="4" w:space="0" w:color="70AD47"/>
              <w:right w:val="single" w:sz="4" w:space="0" w:color="70AD47"/>
            </w:tcBorders>
            <w:shd w:val="clear" w:color="auto" w:fill="auto"/>
            <w:vAlign w:val="center"/>
            <w:hideMark/>
          </w:tcPr>
          <w:p w14:paraId="2C7E30BB" w14:textId="77777777" w:rsidR="001A7307" w:rsidRPr="00D60902" w:rsidRDefault="001A7307" w:rsidP="001A7307">
            <w:pPr>
              <w:rPr>
                <w:color w:val="000000"/>
                <w:sz w:val="24"/>
                <w:szCs w:val="24"/>
                <w:lang w:val="en-GB"/>
                <w:rPrChange w:id="159" w:author="Armando Rocca" w:date="2022-01-31T13:32:00Z">
                  <w:rPr>
                    <w:color w:val="000000"/>
                    <w:sz w:val="24"/>
                    <w:szCs w:val="24"/>
                  </w:rPr>
                </w:rPrChange>
              </w:rPr>
            </w:pPr>
            <w:r w:rsidRPr="00D60902">
              <w:rPr>
                <w:color w:val="000000"/>
                <w:sz w:val="24"/>
                <w:szCs w:val="24"/>
                <w:lang w:val="en-GB"/>
              </w:rPr>
              <w:t>Hours</w:t>
            </w:r>
          </w:p>
        </w:tc>
      </w:tr>
      <w:tr w:rsidR="001A7307" w:rsidRPr="00D60902" w14:paraId="6E9F2BE8" w14:textId="77777777" w:rsidTr="00811C00">
        <w:trPr>
          <w:trHeight w:val="340"/>
        </w:trPr>
        <w:tc>
          <w:tcPr>
            <w:tcW w:w="1640" w:type="dxa"/>
            <w:tcBorders>
              <w:top w:val="nil"/>
              <w:left w:val="single" w:sz="4" w:space="0" w:color="70AD47"/>
              <w:bottom w:val="single" w:sz="4" w:space="0" w:color="70AD47"/>
              <w:right w:val="nil"/>
            </w:tcBorders>
            <w:shd w:val="clear" w:color="auto" w:fill="auto"/>
            <w:vAlign w:val="center"/>
            <w:hideMark/>
          </w:tcPr>
          <w:p w14:paraId="6EF53AE3" w14:textId="77777777" w:rsidR="001A7307" w:rsidRPr="00D60902" w:rsidRDefault="001A7307" w:rsidP="001A7307">
            <w:pPr>
              <w:jc w:val="center"/>
              <w:rPr>
                <w:color w:val="000000"/>
                <w:sz w:val="24"/>
                <w:szCs w:val="24"/>
                <w:lang w:val="en-GB"/>
                <w:rPrChange w:id="160" w:author="Armando Rocca" w:date="2022-01-31T13:32:00Z">
                  <w:rPr>
                    <w:color w:val="000000"/>
                    <w:sz w:val="24"/>
                    <w:szCs w:val="24"/>
                  </w:rPr>
                </w:rPrChange>
              </w:rPr>
            </w:pPr>
            <w:r w:rsidRPr="00D60902">
              <w:rPr>
                <w:color w:val="000000"/>
                <w:sz w:val="24"/>
                <w:szCs w:val="24"/>
                <w:lang w:val="en-GB"/>
              </w:rPr>
              <w:t>14</w:t>
            </w:r>
          </w:p>
        </w:tc>
        <w:tc>
          <w:tcPr>
            <w:tcW w:w="1000" w:type="dxa"/>
            <w:tcBorders>
              <w:top w:val="nil"/>
              <w:left w:val="single" w:sz="4" w:space="0" w:color="70AD47"/>
              <w:bottom w:val="single" w:sz="4" w:space="0" w:color="70AD47"/>
              <w:right w:val="single" w:sz="4" w:space="0" w:color="70AD47"/>
            </w:tcBorders>
            <w:shd w:val="clear" w:color="auto" w:fill="auto"/>
            <w:vAlign w:val="center"/>
            <w:hideMark/>
          </w:tcPr>
          <w:p w14:paraId="50E11B17" w14:textId="77777777" w:rsidR="001A7307" w:rsidRPr="00D60902" w:rsidRDefault="001A7307" w:rsidP="001A7307">
            <w:pPr>
              <w:rPr>
                <w:color w:val="000000"/>
                <w:sz w:val="24"/>
                <w:szCs w:val="24"/>
                <w:lang w:val="en-GB"/>
                <w:rPrChange w:id="161" w:author="Armando Rocca" w:date="2022-01-31T13:32:00Z">
                  <w:rPr>
                    <w:color w:val="000000"/>
                    <w:sz w:val="24"/>
                    <w:szCs w:val="24"/>
                  </w:rPr>
                </w:rPrChange>
              </w:rPr>
            </w:pPr>
            <w:r w:rsidRPr="00D60902">
              <w:rPr>
                <w:color w:val="000000"/>
                <w:sz w:val="24"/>
                <w:szCs w:val="24"/>
                <w:lang w:val="en-GB"/>
              </w:rPr>
              <w:t>SAP PLM</w:t>
            </w:r>
          </w:p>
        </w:tc>
        <w:tc>
          <w:tcPr>
            <w:tcW w:w="1000" w:type="dxa"/>
            <w:tcBorders>
              <w:top w:val="nil"/>
              <w:left w:val="nil"/>
              <w:bottom w:val="single" w:sz="4" w:space="0" w:color="70AD47"/>
              <w:right w:val="single" w:sz="4" w:space="0" w:color="70AD47"/>
            </w:tcBorders>
            <w:shd w:val="clear" w:color="auto" w:fill="auto"/>
            <w:vAlign w:val="center"/>
            <w:hideMark/>
          </w:tcPr>
          <w:p w14:paraId="66D9168C" w14:textId="77777777" w:rsidR="001A7307" w:rsidRPr="00D60902" w:rsidRDefault="001A7307" w:rsidP="001A7307">
            <w:pPr>
              <w:jc w:val="center"/>
              <w:rPr>
                <w:color w:val="000000"/>
                <w:sz w:val="24"/>
                <w:szCs w:val="24"/>
                <w:lang w:val="en-GB"/>
                <w:rPrChange w:id="162" w:author="Armando Rocca" w:date="2022-01-31T13:32:00Z">
                  <w:rPr>
                    <w:color w:val="000000"/>
                    <w:sz w:val="24"/>
                    <w:szCs w:val="24"/>
                  </w:rPr>
                </w:rPrChange>
              </w:rPr>
            </w:pPr>
            <w:r w:rsidRPr="00D60902">
              <w:rPr>
                <w:color w:val="000000"/>
                <w:sz w:val="24"/>
                <w:szCs w:val="24"/>
                <w:lang w:val="en-GB"/>
              </w:rPr>
              <w:t>PO</w:t>
            </w:r>
          </w:p>
        </w:tc>
        <w:tc>
          <w:tcPr>
            <w:tcW w:w="4240" w:type="dxa"/>
            <w:tcBorders>
              <w:top w:val="nil"/>
              <w:left w:val="nil"/>
              <w:bottom w:val="single" w:sz="4" w:space="0" w:color="70AD47"/>
              <w:right w:val="single" w:sz="4" w:space="0" w:color="70AD47"/>
            </w:tcBorders>
            <w:shd w:val="clear" w:color="auto" w:fill="auto"/>
            <w:vAlign w:val="center"/>
            <w:hideMark/>
          </w:tcPr>
          <w:p w14:paraId="3142E6DB" w14:textId="77777777" w:rsidR="001A7307" w:rsidRPr="00D60902" w:rsidRDefault="001A7307" w:rsidP="001A7307">
            <w:pPr>
              <w:rPr>
                <w:color w:val="000000"/>
                <w:sz w:val="24"/>
                <w:szCs w:val="24"/>
                <w:lang w:val="en-GB"/>
                <w:rPrChange w:id="163" w:author="Armando Rocca" w:date="2022-01-31T13:32:00Z">
                  <w:rPr>
                    <w:color w:val="000000"/>
                    <w:sz w:val="24"/>
                    <w:szCs w:val="24"/>
                  </w:rPr>
                </w:rPrChange>
              </w:rPr>
            </w:pPr>
            <w:r w:rsidRPr="00D60902">
              <w:rPr>
                <w:color w:val="000000"/>
                <w:sz w:val="24"/>
                <w:szCs w:val="24"/>
                <w:lang w:val="en-GB"/>
              </w:rPr>
              <w:t xml:space="preserve">Deliverable, aggiornamento </w:t>
            </w:r>
            <w:proofErr w:type="spellStart"/>
            <w:r w:rsidRPr="00D60902">
              <w:rPr>
                <w:color w:val="000000"/>
                <w:sz w:val="24"/>
                <w:szCs w:val="24"/>
                <w:lang w:val="en-GB"/>
              </w:rPr>
              <w:t>attributi</w:t>
            </w:r>
            <w:proofErr w:type="spellEnd"/>
          </w:p>
        </w:tc>
      </w:tr>
    </w:tbl>
    <w:p w14:paraId="00CF26C5" w14:textId="77777777" w:rsidR="001A7307" w:rsidRPr="00D60902" w:rsidRDefault="001A7307" w:rsidP="00190D51">
      <w:pPr>
        <w:rPr>
          <w:lang w:val="en-GB"/>
          <w:rPrChange w:id="164" w:author="Armando Rocca" w:date="2022-01-31T13:32:00Z">
            <w:rPr/>
          </w:rPrChange>
        </w:rPr>
      </w:pPr>
    </w:p>
    <w:p w14:paraId="2785BA14" w14:textId="77777777" w:rsidR="001A7307" w:rsidRPr="00D60902" w:rsidRDefault="001A7307" w:rsidP="00190D51">
      <w:pPr>
        <w:rPr>
          <w:lang w:val="en-GB"/>
          <w:rPrChange w:id="165" w:author="Armando Rocca" w:date="2022-01-31T13:32:00Z">
            <w:rPr/>
          </w:rPrChange>
        </w:rPr>
      </w:pPr>
    </w:p>
    <w:p w14:paraId="0BC8BD01" w14:textId="77777777" w:rsidR="00085549" w:rsidRPr="00D60902" w:rsidRDefault="00085549">
      <w:pPr>
        <w:rPr>
          <w:rFonts w:cstheme="minorHAnsi"/>
          <w:bCs/>
          <w:caps/>
          <w:color w:val="4F81BD"/>
          <w:sz w:val="32"/>
          <w:szCs w:val="32"/>
          <w:lang w:val="en-GB"/>
          <w:rPrChange w:id="166" w:author="Armando Rocca" w:date="2022-01-31T13:32:00Z">
            <w:rPr>
              <w:rFonts w:cstheme="minorHAnsi"/>
              <w:bCs/>
              <w:caps/>
              <w:color w:val="4F81BD"/>
              <w:sz w:val="32"/>
              <w:szCs w:val="32"/>
              <w:lang w:val="pt-BR"/>
            </w:rPr>
          </w:rPrChange>
        </w:rPr>
      </w:pPr>
      <w:r w:rsidRPr="00D60902">
        <w:rPr>
          <w:lang w:val="en-GB"/>
          <w:rPrChange w:id="167" w:author="Armando Rocca" w:date="2022-01-31T13:32:00Z">
            <w:rPr/>
          </w:rPrChange>
        </w:rPr>
        <w:br w:type="page"/>
      </w:r>
    </w:p>
    <w:p w14:paraId="50A486BB" w14:textId="6839C85E" w:rsidR="00085549" w:rsidRPr="00D60902" w:rsidRDefault="00085549" w:rsidP="00085549">
      <w:pPr>
        <w:pStyle w:val="Heading2"/>
        <w:rPr>
          <w:lang w:val="en-GB"/>
          <w:rPrChange w:id="168" w:author="Armando Rocca" w:date="2022-01-31T13:32:00Z">
            <w:rPr/>
          </w:rPrChange>
        </w:rPr>
      </w:pPr>
      <w:bookmarkStart w:id="169" w:name="_Toc94113006"/>
      <w:bookmarkStart w:id="170" w:name="_Toc94777273"/>
      <w:r w:rsidRPr="00D60902">
        <w:rPr>
          <w:lang w:val="en-GB"/>
          <w:rPrChange w:id="171" w:author="Armando Rocca" w:date="2022-01-31T13:32:00Z">
            <w:rPr/>
          </w:rPrChange>
        </w:rPr>
        <w:lastRenderedPageBreak/>
        <w:t>Anagrafica progetti</w:t>
      </w:r>
      <w:bookmarkEnd w:id="169"/>
      <w:bookmarkEnd w:id="170"/>
    </w:p>
    <w:p w14:paraId="1914DE65" w14:textId="0F7FFDB4" w:rsidR="00085549" w:rsidRPr="00D60902" w:rsidRDefault="00C911EA" w:rsidP="00085549">
      <w:pPr>
        <w:pStyle w:val="Heading3"/>
        <w:rPr>
          <w:lang w:val="en-GB"/>
          <w:rPrChange w:id="172" w:author="Armando Rocca" w:date="2022-01-31T13:32:00Z">
            <w:rPr/>
          </w:rPrChange>
        </w:rPr>
      </w:pPr>
      <w:bookmarkStart w:id="173" w:name="_Toc94113007"/>
      <w:bookmarkStart w:id="174" w:name="_Toc94777274"/>
      <w:r>
        <w:rPr>
          <w:lang w:val="en-GB"/>
        </w:rPr>
        <w:t>Mapping among</w:t>
      </w:r>
      <w:r w:rsidR="00BE4DB3">
        <w:rPr>
          <w:lang w:val="en-GB"/>
        </w:rPr>
        <w:t xml:space="preserve"> </w:t>
      </w:r>
      <w:r w:rsidR="00085549" w:rsidRPr="00D60902">
        <w:rPr>
          <w:lang w:val="en-GB"/>
          <w:rPrChange w:id="175" w:author="Armando Rocca" w:date="2022-01-31T13:32:00Z">
            <w:rPr/>
          </w:rPrChange>
        </w:rPr>
        <w:t>our form and wsld exposed by SAP</w:t>
      </w:r>
      <w:bookmarkEnd w:id="173"/>
      <w:bookmarkEnd w:id="174"/>
    </w:p>
    <w:p w14:paraId="635C551B" w14:textId="6A514997" w:rsidR="00085549" w:rsidRPr="00D60902" w:rsidRDefault="00085549" w:rsidP="00085549">
      <w:pPr>
        <w:rPr>
          <w:lang w:val="en-GB"/>
          <w:rPrChange w:id="176" w:author="Armando Rocca" w:date="2022-01-31T13:32:00Z">
            <w:rPr>
              <w:lang w:val="pt-BR"/>
            </w:rPr>
          </w:rPrChange>
        </w:rPr>
      </w:pPr>
      <w:r w:rsidRPr="00D60902">
        <w:rPr>
          <w:lang w:val="en-GB"/>
          <w:rPrChange w:id="177" w:author="Armando Rocca" w:date="2022-01-31T13:32:00Z">
            <w:rPr>
              <w:lang w:val="pt-BR"/>
            </w:rPr>
          </w:rPrChange>
        </w:rPr>
        <w:t>Here below the table mapping</w:t>
      </w:r>
    </w:p>
    <w:tbl>
      <w:tblPr>
        <w:tblW w:w="11150" w:type="dxa"/>
        <w:tblInd w:w="-906" w:type="dxa"/>
        <w:tblCellMar>
          <w:left w:w="0" w:type="dxa"/>
          <w:right w:w="0" w:type="dxa"/>
        </w:tblCellMar>
        <w:tblLook w:val="04A0" w:firstRow="1" w:lastRow="0" w:firstColumn="1" w:lastColumn="0" w:noHBand="0" w:noVBand="1"/>
      </w:tblPr>
      <w:tblGrid>
        <w:gridCol w:w="1938"/>
        <w:gridCol w:w="1392"/>
        <w:gridCol w:w="1006"/>
        <w:gridCol w:w="2736"/>
        <w:gridCol w:w="1638"/>
        <w:gridCol w:w="2440"/>
      </w:tblGrid>
      <w:tr w:rsidR="003D5DBD" w:rsidRPr="00D60902" w14:paraId="3A0FCC29" w14:textId="77777777" w:rsidTr="00C911EA">
        <w:trPr>
          <w:trHeight w:val="264"/>
          <w:tblHeader/>
        </w:trPr>
        <w:tc>
          <w:tcPr>
            <w:tcW w:w="19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F20923" w14:textId="77777777" w:rsidR="003D5DBD" w:rsidRPr="00D60902" w:rsidRDefault="003D5DBD" w:rsidP="00C911EA">
            <w:pPr>
              <w:jc w:val="center"/>
              <w:rPr>
                <w:b/>
                <w:bCs/>
                <w:sz w:val="16"/>
                <w:szCs w:val="16"/>
                <w:lang w:val="en-GB"/>
                <w:rPrChange w:id="178" w:author="Armando Rocca" w:date="2022-01-31T13:32:00Z">
                  <w:rPr>
                    <w:b/>
                    <w:bCs/>
                    <w:sz w:val="16"/>
                    <w:szCs w:val="16"/>
                  </w:rPr>
                </w:rPrChange>
              </w:rPr>
            </w:pPr>
            <w:r w:rsidRPr="00D60902">
              <w:rPr>
                <w:b/>
                <w:bCs/>
                <w:sz w:val="16"/>
                <w:szCs w:val="16"/>
                <w:lang w:val="en-GB"/>
                <w:rPrChange w:id="179" w:author="Armando Rocca" w:date="2022-01-31T13:32:00Z">
                  <w:rPr>
                    <w:b/>
                    <w:bCs/>
                    <w:sz w:val="16"/>
                    <w:szCs w:val="16"/>
                  </w:rPr>
                </w:rPrChange>
              </w:rPr>
              <w:t>Field Name</w:t>
            </w:r>
          </w:p>
        </w:tc>
        <w:tc>
          <w:tcPr>
            <w:tcW w:w="13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7553A91" w14:textId="77777777" w:rsidR="003D5DBD" w:rsidRPr="00D60902" w:rsidRDefault="003D5DBD" w:rsidP="00C911EA">
            <w:pPr>
              <w:jc w:val="center"/>
              <w:rPr>
                <w:b/>
                <w:bCs/>
                <w:sz w:val="16"/>
                <w:szCs w:val="16"/>
                <w:lang w:val="en-GB"/>
                <w:rPrChange w:id="180" w:author="Armando Rocca" w:date="2022-01-31T13:32:00Z">
                  <w:rPr>
                    <w:b/>
                    <w:bCs/>
                    <w:sz w:val="16"/>
                    <w:szCs w:val="16"/>
                  </w:rPr>
                </w:rPrChange>
              </w:rPr>
            </w:pPr>
            <w:r w:rsidRPr="00D60902">
              <w:rPr>
                <w:b/>
                <w:bCs/>
                <w:sz w:val="16"/>
                <w:szCs w:val="16"/>
                <w:lang w:val="en-GB"/>
                <w:rPrChange w:id="181" w:author="Armando Rocca" w:date="2022-01-31T13:32:00Z">
                  <w:rPr>
                    <w:b/>
                    <w:bCs/>
                    <w:sz w:val="16"/>
                    <w:szCs w:val="16"/>
                  </w:rPr>
                </w:rPrChange>
              </w:rPr>
              <w:t>SAP storage</w:t>
            </w:r>
          </w:p>
        </w:tc>
        <w:tc>
          <w:tcPr>
            <w:tcW w:w="100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BB47EA7" w14:textId="77777777" w:rsidR="003D5DBD" w:rsidRPr="00D60902" w:rsidRDefault="003D5DBD" w:rsidP="00C911EA">
            <w:pPr>
              <w:jc w:val="center"/>
              <w:rPr>
                <w:b/>
                <w:bCs/>
                <w:sz w:val="16"/>
                <w:szCs w:val="16"/>
                <w:lang w:val="en-GB"/>
                <w:rPrChange w:id="182" w:author="Armando Rocca" w:date="2022-01-31T13:32:00Z">
                  <w:rPr>
                    <w:b/>
                    <w:bCs/>
                    <w:sz w:val="16"/>
                    <w:szCs w:val="16"/>
                  </w:rPr>
                </w:rPrChange>
              </w:rPr>
            </w:pPr>
            <w:r w:rsidRPr="00D60902">
              <w:rPr>
                <w:b/>
                <w:bCs/>
                <w:sz w:val="16"/>
                <w:szCs w:val="16"/>
                <w:lang w:val="en-GB"/>
                <w:rPrChange w:id="183" w:author="Armando Rocca" w:date="2022-01-31T13:32:00Z">
                  <w:rPr>
                    <w:b/>
                    <w:bCs/>
                    <w:sz w:val="16"/>
                    <w:szCs w:val="16"/>
                  </w:rPr>
                </w:rPrChange>
              </w:rPr>
              <w:t>Mandatory</w:t>
            </w:r>
          </w:p>
        </w:tc>
        <w:tc>
          <w:tcPr>
            <w:tcW w:w="273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66BAC6E" w14:textId="77777777" w:rsidR="003D5DBD" w:rsidRPr="00D60902" w:rsidRDefault="003D5DBD" w:rsidP="00C911EA">
            <w:pPr>
              <w:jc w:val="center"/>
              <w:rPr>
                <w:b/>
                <w:bCs/>
                <w:sz w:val="16"/>
                <w:szCs w:val="16"/>
                <w:lang w:val="en-GB"/>
                <w:rPrChange w:id="184" w:author="Armando Rocca" w:date="2022-01-31T13:32:00Z">
                  <w:rPr>
                    <w:b/>
                    <w:bCs/>
                    <w:sz w:val="16"/>
                    <w:szCs w:val="16"/>
                  </w:rPr>
                </w:rPrChange>
              </w:rPr>
            </w:pPr>
            <w:r w:rsidRPr="00D60902">
              <w:rPr>
                <w:b/>
                <w:bCs/>
                <w:sz w:val="16"/>
                <w:szCs w:val="16"/>
                <w:lang w:val="en-GB"/>
                <w:rPrChange w:id="185" w:author="Armando Rocca" w:date="2022-01-31T13:32:00Z">
                  <w:rPr>
                    <w:b/>
                    <w:bCs/>
                    <w:sz w:val="16"/>
                    <w:szCs w:val="16"/>
                  </w:rPr>
                </w:rPrChange>
              </w:rPr>
              <w:t>Pre-defined value</w:t>
            </w:r>
          </w:p>
        </w:tc>
        <w:tc>
          <w:tcPr>
            <w:tcW w:w="163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BC2B0AF" w14:textId="7E7D5920" w:rsidR="003D5DBD" w:rsidRPr="00D60902" w:rsidRDefault="003D5DBD" w:rsidP="00C911EA">
            <w:pPr>
              <w:jc w:val="center"/>
              <w:rPr>
                <w:b/>
                <w:bCs/>
                <w:sz w:val="16"/>
                <w:szCs w:val="16"/>
                <w:lang w:val="en-GB"/>
                <w:rPrChange w:id="186" w:author="Armando Rocca" w:date="2022-01-31T13:32:00Z">
                  <w:rPr>
                    <w:b/>
                    <w:bCs/>
                    <w:sz w:val="16"/>
                    <w:szCs w:val="16"/>
                  </w:rPr>
                </w:rPrChange>
              </w:rPr>
            </w:pPr>
            <w:r w:rsidRPr="00D60902">
              <w:rPr>
                <w:b/>
                <w:bCs/>
                <w:sz w:val="16"/>
                <w:szCs w:val="16"/>
                <w:lang w:val="en-GB"/>
                <w:rPrChange w:id="187" w:author="Armando Rocca" w:date="2022-01-31T13:32:00Z">
                  <w:rPr>
                    <w:b/>
                    <w:bCs/>
                    <w:sz w:val="16"/>
                    <w:szCs w:val="16"/>
                  </w:rPr>
                </w:rPrChange>
              </w:rPr>
              <w:t>POX Field</w:t>
            </w:r>
          </w:p>
        </w:tc>
        <w:tc>
          <w:tcPr>
            <w:tcW w:w="244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700F04F" w14:textId="77777777" w:rsidR="003D5DBD" w:rsidRPr="00D60902" w:rsidRDefault="003D5DBD" w:rsidP="00C911EA">
            <w:pPr>
              <w:jc w:val="center"/>
              <w:rPr>
                <w:b/>
                <w:bCs/>
                <w:sz w:val="16"/>
                <w:szCs w:val="16"/>
                <w:lang w:val="en-GB"/>
                <w:rPrChange w:id="188" w:author="Armando Rocca" w:date="2022-01-31T13:32:00Z">
                  <w:rPr>
                    <w:b/>
                    <w:bCs/>
                    <w:sz w:val="16"/>
                    <w:szCs w:val="16"/>
                  </w:rPr>
                </w:rPrChange>
              </w:rPr>
            </w:pPr>
            <w:r w:rsidRPr="00D60902">
              <w:rPr>
                <w:b/>
                <w:bCs/>
                <w:sz w:val="16"/>
                <w:szCs w:val="16"/>
                <w:lang w:val="en-GB"/>
                <w:rPrChange w:id="189" w:author="Armando Rocca" w:date="2022-01-31T13:32:00Z">
                  <w:rPr>
                    <w:b/>
                    <w:bCs/>
                    <w:sz w:val="16"/>
                    <w:szCs w:val="16"/>
                  </w:rPr>
                </w:rPrChange>
              </w:rPr>
              <w:t>Comments</w:t>
            </w:r>
          </w:p>
        </w:tc>
      </w:tr>
      <w:tr w:rsidR="003D5DBD" w:rsidRPr="00D60902" w14:paraId="21E073A6" w14:textId="77777777" w:rsidTr="00C911EA">
        <w:trPr>
          <w:trHeight w:val="273"/>
        </w:trPr>
        <w:tc>
          <w:tcPr>
            <w:tcW w:w="19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B1802FC" w14:textId="77777777" w:rsidR="003D5DBD" w:rsidRPr="00D60902" w:rsidRDefault="003D5DBD" w:rsidP="00C911EA">
            <w:pPr>
              <w:rPr>
                <w:sz w:val="16"/>
                <w:szCs w:val="16"/>
                <w:lang w:val="en-GB"/>
                <w:rPrChange w:id="190" w:author="Armando Rocca" w:date="2022-01-31T13:32:00Z">
                  <w:rPr>
                    <w:sz w:val="16"/>
                    <w:szCs w:val="16"/>
                  </w:rPr>
                </w:rPrChange>
              </w:rPr>
            </w:pPr>
            <w:r w:rsidRPr="00D60902">
              <w:rPr>
                <w:sz w:val="16"/>
                <w:szCs w:val="16"/>
                <w:lang w:val="en-GB"/>
                <w:rPrChange w:id="191" w:author="Armando Rocca" w:date="2022-01-31T13:32:00Z">
                  <w:rPr>
                    <w:sz w:val="16"/>
                    <w:szCs w:val="16"/>
                  </w:rPr>
                </w:rPrChange>
              </w:rPr>
              <w:t xml:space="preserve">Project name </w:t>
            </w:r>
            <w:proofErr w:type="gramStart"/>
            <w:r w:rsidRPr="00D60902">
              <w:rPr>
                <w:sz w:val="16"/>
                <w:szCs w:val="16"/>
                <w:lang w:val="en-GB"/>
                <w:rPrChange w:id="192" w:author="Armando Rocca" w:date="2022-01-31T13:32:00Z">
                  <w:rPr>
                    <w:sz w:val="16"/>
                    <w:szCs w:val="16"/>
                  </w:rPr>
                </w:rPrChange>
              </w:rPr>
              <w:t>( Progetto</w:t>
            </w:r>
            <w:proofErr w:type="gramEnd"/>
            <w:r w:rsidRPr="00D60902">
              <w:rPr>
                <w:sz w:val="16"/>
                <w:szCs w:val="16"/>
                <w:lang w:val="en-GB"/>
                <w:rPrChange w:id="193" w:author="Armando Rocca" w:date="2022-01-31T13:32:00Z">
                  <w:rPr>
                    <w:sz w:val="16"/>
                    <w:szCs w:val="16"/>
                  </w:rPr>
                </w:rPrChange>
              </w:rPr>
              <w:t xml:space="preserve"> )</w:t>
            </w:r>
          </w:p>
        </w:tc>
        <w:tc>
          <w:tcPr>
            <w:tcW w:w="1392" w:type="dxa"/>
            <w:tcBorders>
              <w:top w:val="nil"/>
              <w:left w:val="nil"/>
              <w:bottom w:val="single" w:sz="8" w:space="0" w:color="auto"/>
              <w:right w:val="single" w:sz="8" w:space="0" w:color="auto"/>
            </w:tcBorders>
            <w:tcMar>
              <w:top w:w="0" w:type="dxa"/>
              <w:left w:w="108" w:type="dxa"/>
              <w:bottom w:w="0" w:type="dxa"/>
              <w:right w:w="108" w:type="dxa"/>
            </w:tcMar>
            <w:hideMark/>
          </w:tcPr>
          <w:p w14:paraId="333738F7" w14:textId="77777777" w:rsidR="003D5DBD" w:rsidRPr="00D60902" w:rsidRDefault="003D5DBD" w:rsidP="00C911EA">
            <w:pPr>
              <w:rPr>
                <w:sz w:val="16"/>
                <w:szCs w:val="16"/>
                <w:lang w:val="en-GB"/>
                <w:rPrChange w:id="194" w:author="Armando Rocca" w:date="2022-01-31T13:32:00Z">
                  <w:rPr>
                    <w:sz w:val="16"/>
                    <w:szCs w:val="16"/>
                  </w:rPr>
                </w:rPrChange>
              </w:rPr>
            </w:pPr>
            <w:r w:rsidRPr="00D60902">
              <w:rPr>
                <w:sz w:val="16"/>
                <w:szCs w:val="16"/>
                <w:lang w:val="en-GB"/>
                <w:rPrChange w:id="195" w:author="Armando Rocca" w:date="2022-01-31T13:32:00Z">
                  <w:rPr>
                    <w:sz w:val="16"/>
                    <w:szCs w:val="16"/>
                  </w:rPr>
                </w:rPrChange>
              </w:rPr>
              <w:t>ZRE_ARCH_PRJ – PROJ</w:t>
            </w:r>
          </w:p>
        </w:tc>
        <w:tc>
          <w:tcPr>
            <w:tcW w:w="1006" w:type="dxa"/>
            <w:tcBorders>
              <w:top w:val="nil"/>
              <w:left w:val="nil"/>
              <w:bottom w:val="single" w:sz="8" w:space="0" w:color="auto"/>
              <w:right w:val="single" w:sz="8" w:space="0" w:color="auto"/>
            </w:tcBorders>
            <w:tcMar>
              <w:top w:w="0" w:type="dxa"/>
              <w:left w:w="108" w:type="dxa"/>
              <w:bottom w:w="0" w:type="dxa"/>
              <w:right w:w="108" w:type="dxa"/>
            </w:tcMar>
            <w:hideMark/>
          </w:tcPr>
          <w:p w14:paraId="68913724" w14:textId="77777777" w:rsidR="003D5DBD" w:rsidRPr="00D60902" w:rsidRDefault="003D5DBD" w:rsidP="00C911EA">
            <w:pPr>
              <w:jc w:val="center"/>
              <w:rPr>
                <w:sz w:val="16"/>
                <w:szCs w:val="16"/>
                <w:lang w:val="en-GB"/>
                <w:rPrChange w:id="196" w:author="Armando Rocca" w:date="2022-01-31T13:32:00Z">
                  <w:rPr>
                    <w:sz w:val="16"/>
                    <w:szCs w:val="16"/>
                  </w:rPr>
                </w:rPrChange>
              </w:rPr>
            </w:pPr>
            <w:r w:rsidRPr="00D60902">
              <w:rPr>
                <w:sz w:val="16"/>
                <w:szCs w:val="16"/>
                <w:lang w:val="en-GB"/>
                <w:rPrChange w:id="197" w:author="Armando Rocca" w:date="2022-01-31T13:32:00Z">
                  <w:rPr>
                    <w:sz w:val="16"/>
                    <w:szCs w:val="16"/>
                  </w:rPr>
                </w:rPrChange>
              </w:rPr>
              <w:t>YES</w:t>
            </w:r>
          </w:p>
        </w:tc>
        <w:tc>
          <w:tcPr>
            <w:tcW w:w="2736" w:type="dxa"/>
            <w:tcBorders>
              <w:top w:val="nil"/>
              <w:left w:val="nil"/>
              <w:bottom w:val="single" w:sz="8" w:space="0" w:color="auto"/>
              <w:right w:val="single" w:sz="8" w:space="0" w:color="auto"/>
            </w:tcBorders>
            <w:tcMar>
              <w:top w:w="0" w:type="dxa"/>
              <w:left w:w="108" w:type="dxa"/>
              <w:bottom w:w="0" w:type="dxa"/>
              <w:right w:w="108" w:type="dxa"/>
            </w:tcMar>
            <w:hideMark/>
          </w:tcPr>
          <w:p w14:paraId="25FD50FF" w14:textId="77777777" w:rsidR="003D5DBD" w:rsidRPr="00D60902" w:rsidRDefault="003D5DBD" w:rsidP="00C911EA">
            <w:pPr>
              <w:rPr>
                <w:sz w:val="16"/>
                <w:szCs w:val="16"/>
                <w:lang w:val="en-GB"/>
                <w:rPrChange w:id="198" w:author="Armando Rocca" w:date="2022-01-31T13:32:00Z">
                  <w:rPr>
                    <w:sz w:val="16"/>
                    <w:szCs w:val="16"/>
                  </w:rPr>
                </w:rPrChange>
              </w:rPr>
            </w:pPr>
            <w:r w:rsidRPr="00D60902">
              <w:rPr>
                <w:sz w:val="16"/>
                <w:szCs w:val="16"/>
                <w:lang w:val="en-GB"/>
                <w:rPrChange w:id="199" w:author="Armando Rocca" w:date="2022-01-31T13:32:00Z">
                  <w:rPr>
                    <w:sz w:val="16"/>
                    <w:szCs w:val="16"/>
                  </w:rPr>
                </w:rPrChange>
              </w:rPr>
              <w:t>Free text maximum 6 char</w:t>
            </w:r>
          </w:p>
        </w:tc>
        <w:tc>
          <w:tcPr>
            <w:tcW w:w="1638" w:type="dxa"/>
            <w:tcBorders>
              <w:top w:val="nil"/>
              <w:left w:val="nil"/>
              <w:bottom w:val="single" w:sz="8" w:space="0" w:color="auto"/>
              <w:right w:val="single" w:sz="8" w:space="0" w:color="auto"/>
            </w:tcBorders>
            <w:tcMar>
              <w:top w:w="0" w:type="dxa"/>
              <w:left w:w="108" w:type="dxa"/>
              <w:bottom w:w="0" w:type="dxa"/>
              <w:right w:w="108" w:type="dxa"/>
            </w:tcMar>
            <w:hideMark/>
          </w:tcPr>
          <w:p w14:paraId="02191637" w14:textId="5DEBD62A" w:rsidR="003D5DBD" w:rsidRPr="00D60902" w:rsidRDefault="003D5DBD" w:rsidP="00C911EA">
            <w:pPr>
              <w:jc w:val="center"/>
              <w:rPr>
                <w:sz w:val="16"/>
                <w:szCs w:val="16"/>
                <w:lang w:val="en-GB"/>
                <w:rPrChange w:id="200" w:author="Armando Rocca" w:date="2022-01-31T13:32:00Z">
                  <w:rPr>
                    <w:sz w:val="16"/>
                    <w:szCs w:val="16"/>
                  </w:rPr>
                </w:rPrChange>
              </w:rPr>
            </w:pPr>
            <w:r w:rsidRPr="00D60902">
              <w:rPr>
                <w:sz w:val="16"/>
                <w:szCs w:val="16"/>
                <w:lang w:val="en-GB"/>
                <w:rPrChange w:id="201" w:author="Armando Rocca" w:date="2022-01-31T13:32:00Z">
                  <w:rPr>
                    <w:sz w:val="16"/>
                    <w:szCs w:val="16"/>
                  </w:rPr>
                </w:rPrChange>
              </w:rPr>
              <w:t>Project ID</w:t>
            </w:r>
          </w:p>
        </w:tc>
        <w:tc>
          <w:tcPr>
            <w:tcW w:w="2440" w:type="dxa"/>
            <w:tcBorders>
              <w:top w:val="nil"/>
              <w:left w:val="nil"/>
              <w:bottom w:val="single" w:sz="8" w:space="0" w:color="auto"/>
              <w:right w:val="single" w:sz="8" w:space="0" w:color="auto"/>
            </w:tcBorders>
            <w:tcMar>
              <w:top w:w="0" w:type="dxa"/>
              <w:left w:w="108" w:type="dxa"/>
              <w:bottom w:w="0" w:type="dxa"/>
              <w:right w:w="108" w:type="dxa"/>
            </w:tcMar>
          </w:tcPr>
          <w:p w14:paraId="1775EBB6" w14:textId="5BFEF059" w:rsidR="003D5DBD" w:rsidRPr="00D60902" w:rsidRDefault="003D5DBD" w:rsidP="00C911EA">
            <w:pPr>
              <w:rPr>
                <w:sz w:val="16"/>
                <w:szCs w:val="16"/>
                <w:lang w:val="en-GB"/>
                <w:rPrChange w:id="202" w:author="Armando Rocca" w:date="2022-01-31T13:32:00Z">
                  <w:rPr>
                    <w:sz w:val="16"/>
                    <w:szCs w:val="16"/>
                  </w:rPr>
                </w:rPrChange>
              </w:rPr>
            </w:pPr>
            <w:r w:rsidRPr="00D60902">
              <w:rPr>
                <w:sz w:val="16"/>
                <w:szCs w:val="16"/>
                <w:lang w:val="en-GB"/>
                <w:rPrChange w:id="203" w:author="Armando Rocca" w:date="2022-01-31T13:32:00Z">
                  <w:rPr>
                    <w:sz w:val="16"/>
                    <w:szCs w:val="16"/>
                  </w:rPr>
                </w:rPrChange>
              </w:rPr>
              <w:t>defined in the form</w:t>
            </w:r>
          </w:p>
        </w:tc>
      </w:tr>
      <w:tr w:rsidR="003D5DBD" w:rsidRPr="00D60902" w14:paraId="73B16246" w14:textId="77777777" w:rsidTr="00C911EA">
        <w:trPr>
          <w:trHeight w:val="264"/>
        </w:trPr>
        <w:tc>
          <w:tcPr>
            <w:tcW w:w="19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AC15935" w14:textId="77777777" w:rsidR="003D5DBD" w:rsidRPr="00D60902" w:rsidRDefault="003D5DBD" w:rsidP="00C911EA">
            <w:pPr>
              <w:rPr>
                <w:sz w:val="16"/>
                <w:szCs w:val="16"/>
                <w:lang w:val="en-GB"/>
                <w:rPrChange w:id="204" w:author="Armando Rocca" w:date="2022-01-31T13:32:00Z">
                  <w:rPr>
                    <w:sz w:val="16"/>
                    <w:szCs w:val="16"/>
                  </w:rPr>
                </w:rPrChange>
              </w:rPr>
            </w:pPr>
            <w:r w:rsidRPr="00D60902">
              <w:rPr>
                <w:sz w:val="16"/>
                <w:szCs w:val="16"/>
                <w:lang w:val="en-GB"/>
                <w:rPrChange w:id="205" w:author="Armando Rocca" w:date="2022-01-31T13:32:00Z">
                  <w:rPr>
                    <w:sz w:val="16"/>
                    <w:szCs w:val="16"/>
                  </w:rPr>
                </w:rPrChange>
              </w:rPr>
              <w:t>Project description</w:t>
            </w:r>
          </w:p>
        </w:tc>
        <w:tc>
          <w:tcPr>
            <w:tcW w:w="1392" w:type="dxa"/>
            <w:tcBorders>
              <w:top w:val="nil"/>
              <w:left w:val="nil"/>
              <w:bottom w:val="single" w:sz="8" w:space="0" w:color="auto"/>
              <w:right w:val="single" w:sz="8" w:space="0" w:color="auto"/>
            </w:tcBorders>
            <w:tcMar>
              <w:top w:w="0" w:type="dxa"/>
              <w:left w:w="108" w:type="dxa"/>
              <w:bottom w:w="0" w:type="dxa"/>
              <w:right w:w="108" w:type="dxa"/>
            </w:tcMar>
            <w:hideMark/>
          </w:tcPr>
          <w:p w14:paraId="26881F0C" w14:textId="77777777" w:rsidR="003D5DBD" w:rsidRPr="00D60902" w:rsidRDefault="003D5DBD" w:rsidP="00C911EA">
            <w:pPr>
              <w:rPr>
                <w:sz w:val="16"/>
                <w:szCs w:val="16"/>
                <w:lang w:val="en-GB"/>
                <w:rPrChange w:id="206" w:author="Armando Rocca" w:date="2022-01-31T13:32:00Z">
                  <w:rPr>
                    <w:sz w:val="16"/>
                    <w:szCs w:val="16"/>
                  </w:rPr>
                </w:rPrChange>
              </w:rPr>
            </w:pPr>
            <w:r w:rsidRPr="00D60902">
              <w:rPr>
                <w:sz w:val="16"/>
                <w:szCs w:val="16"/>
                <w:lang w:val="en-GB"/>
                <w:rPrChange w:id="207" w:author="Armando Rocca" w:date="2022-01-31T13:32:00Z">
                  <w:rPr>
                    <w:sz w:val="16"/>
                    <w:szCs w:val="16"/>
                  </w:rPr>
                </w:rPrChange>
              </w:rPr>
              <w:t>ZRE_ARCH_PRJ – DESCR</w:t>
            </w:r>
          </w:p>
        </w:tc>
        <w:tc>
          <w:tcPr>
            <w:tcW w:w="1006" w:type="dxa"/>
            <w:tcBorders>
              <w:top w:val="nil"/>
              <w:left w:val="nil"/>
              <w:bottom w:val="single" w:sz="8" w:space="0" w:color="auto"/>
              <w:right w:val="single" w:sz="8" w:space="0" w:color="auto"/>
            </w:tcBorders>
            <w:tcMar>
              <w:top w:w="0" w:type="dxa"/>
              <w:left w:w="108" w:type="dxa"/>
              <w:bottom w:w="0" w:type="dxa"/>
              <w:right w:w="108" w:type="dxa"/>
            </w:tcMar>
            <w:hideMark/>
          </w:tcPr>
          <w:p w14:paraId="4F1BCC33" w14:textId="77777777" w:rsidR="003D5DBD" w:rsidRPr="00D60902" w:rsidRDefault="003D5DBD" w:rsidP="00C911EA">
            <w:pPr>
              <w:jc w:val="center"/>
              <w:rPr>
                <w:sz w:val="16"/>
                <w:szCs w:val="16"/>
                <w:lang w:val="en-GB"/>
                <w:rPrChange w:id="208" w:author="Armando Rocca" w:date="2022-01-31T13:32:00Z">
                  <w:rPr>
                    <w:sz w:val="16"/>
                    <w:szCs w:val="16"/>
                  </w:rPr>
                </w:rPrChange>
              </w:rPr>
            </w:pPr>
            <w:r w:rsidRPr="00D60902">
              <w:rPr>
                <w:sz w:val="16"/>
                <w:szCs w:val="16"/>
                <w:lang w:val="en-GB"/>
                <w:rPrChange w:id="209" w:author="Armando Rocca" w:date="2022-01-31T13:32:00Z">
                  <w:rPr>
                    <w:sz w:val="16"/>
                    <w:szCs w:val="16"/>
                  </w:rPr>
                </w:rPrChange>
              </w:rPr>
              <w:t>YES</w:t>
            </w:r>
          </w:p>
        </w:tc>
        <w:tc>
          <w:tcPr>
            <w:tcW w:w="2736" w:type="dxa"/>
            <w:tcBorders>
              <w:top w:val="nil"/>
              <w:left w:val="nil"/>
              <w:bottom w:val="single" w:sz="8" w:space="0" w:color="auto"/>
              <w:right w:val="single" w:sz="8" w:space="0" w:color="auto"/>
            </w:tcBorders>
            <w:tcMar>
              <w:top w:w="0" w:type="dxa"/>
              <w:left w:w="108" w:type="dxa"/>
              <w:bottom w:w="0" w:type="dxa"/>
              <w:right w:w="108" w:type="dxa"/>
            </w:tcMar>
            <w:hideMark/>
          </w:tcPr>
          <w:p w14:paraId="7875AD3F" w14:textId="77777777" w:rsidR="003D5DBD" w:rsidRPr="00D60902" w:rsidRDefault="003D5DBD" w:rsidP="00C911EA">
            <w:pPr>
              <w:rPr>
                <w:sz w:val="16"/>
                <w:szCs w:val="16"/>
                <w:lang w:val="en-GB"/>
                <w:rPrChange w:id="210" w:author="Armando Rocca" w:date="2022-01-31T13:32:00Z">
                  <w:rPr>
                    <w:sz w:val="16"/>
                    <w:szCs w:val="16"/>
                  </w:rPr>
                </w:rPrChange>
              </w:rPr>
            </w:pPr>
            <w:r w:rsidRPr="00D60902">
              <w:rPr>
                <w:sz w:val="16"/>
                <w:szCs w:val="16"/>
                <w:lang w:val="en-GB"/>
                <w:rPrChange w:id="211" w:author="Armando Rocca" w:date="2022-01-31T13:32:00Z">
                  <w:rPr>
                    <w:sz w:val="16"/>
                    <w:szCs w:val="16"/>
                  </w:rPr>
                </w:rPrChange>
              </w:rPr>
              <w:t>Free text maximum 200 char</w:t>
            </w:r>
          </w:p>
        </w:tc>
        <w:tc>
          <w:tcPr>
            <w:tcW w:w="1638" w:type="dxa"/>
            <w:tcBorders>
              <w:top w:val="nil"/>
              <w:left w:val="nil"/>
              <w:bottom w:val="single" w:sz="8" w:space="0" w:color="auto"/>
              <w:right w:val="single" w:sz="8" w:space="0" w:color="auto"/>
            </w:tcBorders>
            <w:tcMar>
              <w:top w:w="0" w:type="dxa"/>
              <w:left w:w="108" w:type="dxa"/>
              <w:bottom w:w="0" w:type="dxa"/>
              <w:right w:w="108" w:type="dxa"/>
            </w:tcMar>
            <w:hideMark/>
          </w:tcPr>
          <w:p w14:paraId="5584393B" w14:textId="3FD7D821" w:rsidR="003D5DBD" w:rsidRPr="00D60902" w:rsidRDefault="003D5DBD" w:rsidP="00C911EA">
            <w:pPr>
              <w:jc w:val="center"/>
              <w:rPr>
                <w:sz w:val="16"/>
                <w:szCs w:val="16"/>
                <w:lang w:val="en-GB"/>
                <w:rPrChange w:id="212" w:author="Armando Rocca" w:date="2022-01-31T13:32:00Z">
                  <w:rPr>
                    <w:sz w:val="16"/>
                    <w:szCs w:val="16"/>
                  </w:rPr>
                </w:rPrChange>
              </w:rPr>
            </w:pPr>
            <w:r w:rsidRPr="00D60902">
              <w:rPr>
                <w:sz w:val="16"/>
                <w:szCs w:val="16"/>
                <w:lang w:val="en-GB"/>
                <w:rPrChange w:id="213" w:author="Armando Rocca" w:date="2022-01-31T13:32:00Z">
                  <w:rPr>
                    <w:sz w:val="16"/>
                    <w:szCs w:val="16"/>
                  </w:rPr>
                </w:rPrChange>
              </w:rPr>
              <w:t>Title</w:t>
            </w:r>
          </w:p>
        </w:tc>
        <w:tc>
          <w:tcPr>
            <w:tcW w:w="2440" w:type="dxa"/>
            <w:tcBorders>
              <w:top w:val="nil"/>
              <w:left w:val="nil"/>
              <w:bottom w:val="single" w:sz="8" w:space="0" w:color="auto"/>
              <w:right w:val="single" w:sz="8" w:space="0" w:color="auto"/>
            </w:tcBorders>
            <w:tcMar>
              <w:top w:w="0" w:type="dxa"/>
              <w:left w:w="108" w:type="dxa"/>
              <w:bottom w:w="0" w:type="dxa"/>
              <w:right w:w="108" w:type="dxa"/>
            </w:tcMar>
          </w:tcPr>
          <w:p w14:paraId="4C946346" w14:textId="77777777" w:rsidR="003D5DBD" w:rsidRPr="00D60902" w:rsidRDefault="003D5DBD" w:rsidP="00C911EA">
            <w:pPr>
              <w:rPr>
                <w:sz w:val="16"/>
                <w:szCs w:val="16"/>
                <w:lang w:val="en-GB"/>
                <w:rPrChange w:id="214" w:author="Armando Rocca" w:date="2022-01-31T13:32:00Z">
                  <w:rPr>
                    <w:sz w:val="16"/>
                    <w:szCs w:val="16"/>
                  </w:rPr>
                </w:rPrChange>
              </w:rPr>
            </w:pPr>
          </w:p>
        </w:tc>
      </w:tr>
      <w:tr w:rsidR="003D5DBD" w:rsidRPr="00D60902" w14:paraId="568358CF" w14:textId="77777777" w:rsidTr="00C911EA">
        <w:trPr>
          <w:trHeight w:val="273"/>
        </w:trPr>
        <w:tc>
          <w:tcPr>
            <w:tcW w:w="19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713FC35" w14:textId="77777777" w:rsidR="003D5DBD" w:rsidRPr="00D60902" w:rsidRDefault="003D5DBD" w:rsidP="00C911EA">
            <w:pPr>
              <w:rPr>
                <w:sz w:val="16"/>
                <w:szCs w:val="16"/>
                <w:lang w:val="en-GB"/>
                <w:rPrChange w:id="215" w:author="Armando Rocca" w:date="2022-01-31T13:32:00Z">
                  <w:rPr>
                    <w:sz w:val="16"/>
                    <w:szCs w:val="16"/>
                  </w:rPr>
                </w:rPrChange>
              </w:rPr>
            </w:pPr>
            <w:r w:rsidRPr="00D60902">
              <w:rPr>
                <w:sz w:val="16"/>
                <w:szCs w:val="16"/>
                <w:lang w:val="en-GB"/>
                <w:rPrChange w:id="216" w:author="Armando Rocca" w:date="2022-01-31T13:32:00Z">
                  <w:rPr>
                    <w:sz w:val="16"/>
                    <w:szCs w:val="16"/>
                  </w:rPr>
                </w:rPrChange>
              </w:rPr>
              <w:t xml:space="preserve">Company code </w:t>
            </w:r>
            <w:proofErr w:type="gramStart"/>
            <w:r w:rsidRPr="00D60902">
              <w:rPr>
                <w:sz w:val="16"/>
                <w:szCs w:val="16"/>
                <w:lang w:val="en-GB"/>
                <w:rPrChange w:id="217" w:author="Armando Rocca" w:date="2022-01-31T13:32:00Z">
                  <w:rPr>
                    <w:sz w:val="16"/>
                    <w:szCs w:val="16"/>
                  </w:rPr>
                </w:rPrChange>
              </w:rPr>
              <w:t xml:space="preserve">( </w:t>
            </w:r>
            <w:proofErr w:type="spellStart"/>
            <w:r w:rsidRPr="00D60902">
              <w:rPr>
                <w:sz w:val="16"/>
                <w:szCs w:val="16"/>
                <w:lang w:val="en-GB"/>
                <w:rPrChange w:id="218" w:author="Armando Rocca" w:date="2022-01-31T13:32:00Z">
                  <w:rPr>
                    <w:sz w:val="16"/>
                    <w:szCs w:val="16"/>
                  </w:rPr>
                </w:rPrChange>
              </w:rPr>
              <w:t>Societa</w:t>
            </w:r>
            <w:proofErr w:type="spellEnd"/>
            <w:proofErr w:type="gramEnd"/>
            <w:r w:rsidRPr="00D60902">
              <w:rPr>
                <w:sz w:val="16"/>
                <w:szCs w:val="16"/>
                <w:lang w:val="en-GB"/>
                <w:rPrChange w:id="219" w:author="Armando Rocca" w:date="2022-01-31T13:32:00Z">
                  <w:rPr>
                    <w:sz w:val="16"/>
                    <w:szCs w:val="16"/>
                  </w:rPr>
                </w:rPrChange>
              </w:rPr>
              <w:t xml:space="preserve"> )</w:t>
            </w:r>
          </w:p>
        </w:tc>
        <w:tc>
          <w:tcPr>
            <w:tcW w:w="1392" w:type="dxa"/>
            <w:tcBorders>
              <w:top w:val="nil"/>
              <w:left w:val="nil"/>
              <w:bottom w:val="single" w:sz="8" w:space="0" w:color="auto"/>
              <w:right w:val="single" w:sz="8" w:space="0" w:color="auto"/>
            </w:tcBorders>
            <w:tcMar>
              <w:top w:w="0" w:type="dxa"/>
              <w:left w:w="108" w:type="dxa"/>
              <w:bottom w:w="0" w:type="dxa"/>
              <w:right w:w="108" w:type="dxa"/>
            </w:tcMar>
            <w:hideMark/>
          </w:tcPr>
          <w:p w14:paraId="54BF62EE" w14:textId="77777777" w:rsidR="003D5DBD" w:rsidRPr="00D60902" w:rsidRDefault="003D5DBD" w:rsidP="00C911EA">
            <w:pPr>
              <w:rPr>
                <w:sz w:val="16"/>
                <w:szCs w:val="16"/>
                <w:lang w:val="en-GB"/>
                <w:rPrChange w:id="220" w:author="Armando Rocca" w:date="2022-01-31T13:32:00Z">
                  <w:rPr>
                    <w:sz w:val="16"/>
                    <w:szCs w:val="16"/>
                  </w:rPr>
                </w:rPrChange>
              </w:rPr>
            </w:pPr>
            <w:r w:rsidRPr="00D60902">
              <w:rPr>
                <w:sz w:val="16"/>
                <w:szCs w:val="16"/>
                <w:lang w:val="en-GB"/>
                <w:rPrChange w:id="221" w:author="Armando Rocca" w:date="2022-01-31T13:32:00Z">
                  <w:rPr>
                    <w:sz w:val="16"/>
                    <w:szCs w:val="16"/>
                  </w:rPr>
                </w:rPrChange>
              </w:rPr>
              <w:t>ZRE_ARCH_PRJ-BUKRS</w:t>
            </w:r>
          </w:p>
        </w:tc>
        <w:tc>
          <w:tcPr>
            <w:tcW w:w="1006" w:type="dxa"/>
            <w:tcBorders>
              <w:top w:val="nil"/>
              <w:left w:val="nil"/>
              <w:bottom w:val="single" w:sz="8" w:space="0" w:color="auto"/>
              <w:right w:val="single" w:sz="8" w:space="0" w:color="auto"/>
            </w:tcBorders>
            <w:tcMar>
              <w:top w:w="0" w:type="dxa"/>
              <w:left w:w="108" w:type="dxa"/>
              <w:bottom w:w="0" w:type="dxa"/>
              <w:right w:w="108" w:type="dxa"/>
            </w:tcMar>
            <w:hideMark/>
          </w:tcPr>
          <w:p w14:paraId="4D433108" w14:textId="77777777" w:rsidR="003D5DBD" w:rsidRPr="00D60902" w:rsidRDefault="003D5DBD" w:rsidP="00C911EA">
            <w:pPr>
              <w:jc w:val="center"/>
              <w:rPr>
                <w:sz w:val="16"/>
                <w:szCs w:val="16"/>
                <w:lang w:val="en-GB"/>
                <w:rPrChange w:id="222" w:author="Armando Rocca" w:date="2022-01-31T13:32:00Z">
                  <w:rPr>
                    <w:sz w:val="16"/>
                    <w:szCs w:val="16"/>
                  </w:rPr>
                </w:rPrChange>
              </w:rPr>
            </w:pPr>
            <w:r w:rsidRPr="00D60902">
              <w:rPr>
                <w:sz w:val="16"/>
                <w:szCs w:val="16"/>
                <w:lang w:val="en-GB"/>
                <w:rPrChange w:id="223" w:author="Armando Rocca" w:date="2022-01-31T13:32:00Z">
                  <w:rPr>
                    <w:sz w:val="16"/>
                    <w:szCs w:val="16"/>
                  </w:rPr>
                </w:rPrChange>
              </w:rPr>
              <w:t>YES</w:t>
            </w:r>
          </w:p>
        </w:tc>
        <w:tc>
          <w:tcPr>
            <w:tcW w:w="2736" w:type="dxa"/>
            <w:tcBorders>
              <w:top w:val="nil"/>
              <w:left w:val="nil"/>
              <w:bottom w:val="single" w:sz="8" w:space="0" w:color="auto"/>
              <w:right w:val="single" w:sz="8" w:space="0" w:color="auto"/>
            </w:tcBorders>
            <w:tcMar>
              <w:top w:w="0" w:type="dxa"/>
              <w:left w:w="108" w:type="dxa"/>
              <w:bottom w:w="0" w:type="dxa"/>
              <w:right w:w="108" w:type="dxa"/>
            </w:tcMar>
            <w:hideMark/>
          </w:tcPr>
          <w:p w14:paraId="25BCE151" w14:textId="77777777" w:rsidR="003D5DBD" w:rsidRPr="00D60902" w:rsidRDefault="003D5DBD" w:rsidP="00C911EA">
            <w:pPr>
              <w:rPr>
                <w:sz w:val="16"/>
                <w:szCs w:val="16"/>
                <w:lang w:val="en-GB"/>
                <w:rPrChange w:id="224" w:author="Armando Rocca" w:date="2022-01-31T13:32:00Z">
                  <w:rPr>
                    <w:sz w:val="16"/>
                    <w:szCs w:val="16"/>
                  </w:rPr>
                </w:rPrChange>
              </w:rPr>
            </w:pPr>
            <w:r w:rsidRPr="00D60902">
              <w:rPr>
                <w:sz w:val="16"/>
                <w:szCs w:val="16"/>
                <w:lang w:val="en-GB"/>
                <w:rPrChange w:id="225" w:author="Armando Rocca" w:date="2022-01-31T13:32:00Z">
                  <w:rPr>
                    <w:sz w:val="16"/>
                    <w:szCs w:val="16"/>
                  </w:rPr>
                </w:rPrChange>
              </w:rPr>
              <w:t>List of company codes defined in SAP</w:t>
            </w:r>
          </w:p>
        </w:tc>
        <w:tc>
          <w:tcPr>
            <w:tcW w:w="1638" w:type="dxa"/>
            <w:tcBorders>
              <w:top w:val="nil"/>
              <w:left w:val="nil"/>
              <w:bottom w:val="single" w:sz="8" w:space="0" w:color="auto"/>
              <w:right w:val="single" w:sz="8" w:space="0" w:color="auto"/>
            </w:tcBorders>
            <w:tcMar>
              <w:top w:w="0" w:type="dxa"/>
              <w:left w:w="108" w:type="dxa"/>
              <w:bottom w:w="0" w:type="dxa"/>
              <w:right w:w="108" w:type="dxa"/>
            </w:tcMar>
            <w:hideMark/>
          </w:tcPr>
          <w:p w14:paraId="5A1C98FF" w14:textId="6A4B5749" w:rsidR="003D5DBD" w:rsidRPr="00D60902" w:rsidRDefault="003D5DBD" w:rsidP="00C911EA">
            <w:pPr>
              <w:jc w:val="center"/>
              <w:rPr>
                <w:sz w:val="16"/>
                <w:szCs w:val="16"/>
                <w:lang w:val="en-GB"/>
                <w:rPrChange w:id="226" w:author="Armando Rocca" w:date="2022-01-31T13:32:00Z">
                  <w:rPr>
                    <w:sz w:val="16"/>
                    <w:szCs w:val="16"/>
                  </w:rPr>
                </w:rPrChange>
              </w:rPr>
            </w:pPr>
            <w:r w:rsidRPr="00D60902">
              <w:rPr>
                <w:sz w:val="16"/>
                <w:szCs w:val="16"/>
                <w:lang w:val="en-GB"/>
                <w:rPrChange w:id="227" w:author="Armando Rocca" w:date="2022-01-31T13:32:00Z">
                  <w:rPr>
                    <w:sz w:val="16"/>
                    <w:szCs w:val="16"/>
                  </w:rPr>
                </w:rPrChange>
              </w:rPr>
              <w:t>New Dropdown</w:t>
            </w:r>
          </w:p>
        </w:tc>
        <w:tc>
          <w:tcPr>
            <w:tcW w:w="2440" w:type="dxa"/>
            <w:tcBorders>
              <w:top w:val="nil"/>
              <w:left w:val="nil"/>
              <w:bottom w:val="single" w:sz="8" w:space="0" w:color="auto"/>
              <w:right w:val="single" w:sz="8" w:space="0" w:color="auto"/>
            </w:tcBorders>
            <w:tcMar>
              <w:top w:w="0" w:type="dxa"/>
              <w:left w:w="108" w:type="dxa"/>
              <w:bottom w:w="0" w:type="dxa"/>
              <w:right w:w="108" w:type="dxa"/>
            </w:tcMar>
            <w:hideMark/>
          </w:tcPr>
          <w:p w14:paraId="16264DCC" w14:textId="11F289A0" w:rsidR="003D5DBD" w:rsidRPr="00D60902" w:rsidRDefault="003D5DBD" w:rsidP="00C911EA">
            <w:pPr>
              <w:rPr>
                <w:sz w:val="16"/>
                <w:szCs w:val="16"/>
                <w:lang w:val="en-GB"/>
                <w:rPrChange w:id="228" w:author="Armando Rocca" w:date="2022-01-31T13:32:00Z">
                  <w:rPr>
                    <w:sz w:val="16"/>
                    <w:szCs w:val="16"/>
                  </w:rPr>
                </w:rPrChange>
              </w:rPr>
            </w:pPr>
            <w:r w:rsidRPr="00D60902">
              <w:rPr>
                <w:sz w:val="16"/>
                <w:szCs w:val="16"/>
                <w:lang w:val="en-GB"/>
                <w:rPrChange w:id="229" w:author="Armando Rocca" w:date="2022-01-31T13:32:00Z">
                  <w:rPr>
                    <w:sz w:val="16"/>
                    <w:szCs w:val="16"/>
                  </w:rPr>
                </w:rPrChange>
              </w:rPr>
              <w:t xml:space="preserve">A new table Company code will be </w:t>
            </w:r>
            <w:r w:rsidR="00172EC7" w:rsidRPr="00D60902">
              <w:rPr>
                <w:sz w:val="16"/>
                <w:szCs w:val="16"/>
                <w:lang w:val="en-GB"/>
                <w:rPrChange w:id="230" w:author="Armando Rocca" w:date="2022-01-31T13:32:00Z">
                  <w:rPr>
                    <w:sz w:val="16"/>
                    <w:szCs w:val="16"/>
                  </w:rPr>
                </w:rPrChange>
              </w:rPr>
              <w:t>defined,</w:t>
            </w:r>
            <w:r w:rsidRPr="00D60902">
              <w:rPr>
                <w:sz w:val="16"/>
                <w:szCs w:val="16"/>
                <w:lang w:val="en-GB"/>
                <w:rPrChange w:id="231" w:author="Armando Rocca" w:date="2022-01-31T13:32:00Z">
                  <w:rPr>
                    <w:sz w:val="16"/>
                    <w:szCs w:val="16"/>
                  </w:rPr>
                </w:rPrChange>
              </w:rPr>
              <w:t xml:space="preserve"> and a new dropdown </w:t>
            </w:r>
            <w:r w:rsidR="00172EC7" w:rsidRPr="00D60902">
              <w:rPr>
                <w:sz w:val="16"/>
                <w:szCs w:val="16"/>
                <w:lang w:val="en-GB"/>
                <w:rPrChange w:id="232" w:author="Armando Rocca" w:date="2022-01-31T13:32:00Z">
                  <w:rPr>
                    <w:sz w:val="16"/>
                    <w:szCs w:val="16"/>
                  </w:rPr>
                </w:rPrChange>
              </w:rPr>
              <w:t>will be added in the form under the section SAP Fields.</w:t>
            </w:r>
          </w:p>
        </w:tc>
      </w:tr>
      <w:tr w:rsidR="00172EC7" w:rsidRPr="00D60902" w14:paraId="637304DF" w14:textId="77777777" w:rsidTr="00C911EA">
        <w:trPr>
          <w:trHeight w:val="264"/>
        </w:trPr>
        <w:tc>
          <w:tcPr>
            <w:tcW w:w="19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F2E4E7" w14:textId="77777777" w:rsidR="00172EC7" w:rsidRPr="00D60902" w:rsidRDefault="00172EC7" w:rsidP="00172EC7">
            <w:pPr>
              <w:rPr>
                <w:sz w:val="16"/>
                <w:szCs w:val="16"/>
                <w:lang w:val="en-GB"/>
                <w:rPrChange w:id="233" w:author="Armando Rocca" w:date="2022-01-31T13:32:00Z">
                  <w:rPr>
                    <w:sz w:val="16"/>
                    <w:szCs w:val="16"/>
                  </w:rPr>
                </w:rPrChange>
              </w:rPr>
            </w:pPr>
            <w:r w:rsidRPr="00D60902">
              <w:rPr>
                <w:sz w:val="16"/>
                <w:szCs w:val="16"/>
                <w:lang w:val="en-GB"/>
                <w:rPrChange w:id="234" w:author="Armando Rocca" w:date="2022-01-31T13:32:00Z">
                  <w:rPr>
                    <w:sz w:val="16"/>
                    <w:szCs w:val="16"/>
                  </w:rPr>
                </w:rPrChange>
              </w:rPr>
              <w:t xml:space="preserve">Plant </w:t>
            </w:r>
            <w:proofErr w:type="gramStart"/>
            <w:r w:rsidRPr="00D60902">
              <w:rPr>
                <w:sz w:val="16"/>
                <w:szCs w:val="16"/>
                <w:lang w:val="en-GB"/>
                <w:rPrChange w:id="235" w:author="Armando Rocca" w:date="2022-01-31T13:32:00Z">
                  <w:rPr>
                    <w:sz w:val="16"/>
                    <w:szCs w:val="16"/>
                  </w:rPr>
                </w:rPrChange>
              </w:rPr>
              <w:t>( DN</w:t>
            </w:r>
            <w:proofErr w:type="gramEnd"/>
            <w:r w:rsidRPr="00D60902">
              <w:rPr>
                <w:sz w:val="16"/>
                <w:szCs w:val="16"/>
                <w:lang w:val="en-GB"/>
                <w:rPrChange w:id="236" w:author="Armando Rocca" w:date="2022-01-31T13:32:00Z">
                  <w:rPr>
                    <w:sz w:val="16"/>
                    <w:szCs w:val="16"/>
                  </w:rPr>
                </w:rPrChange>
              </w:rPr>
              <w:t xml:space="preserve"> )</w:t>
            </w:r>
          </w:p>
        </w:tc>
        <w:tc>
          <w:tcPr>
            <w:tcW w:w="1392" w:type="dxa"/>
            <w:tcBorders>
              <w:top w:val="nil"/>
              <w:left w:val="nil"/>
              <w:bottom w:val="single" w:sz="8" w:space="0" w:color="auto"/>
              <w:right w:val="single" w:sz="8" w:space="0" w:color="auto"/>
            </w:tcBorders>
            <w:tcMar>
              <w:top w:w="0" w:type="dxa"/>
              <w:left w:w="108" w:type="dxa"/>
              <w:bottom w:w="0" w:type="dxa"/>
              <w:right w:w="108" w:type="dxa"/>
            </w:tcMar>
            <w:hideMark/>
          </w:tcPr>
          <w:p w14:paraId="0C443462" w14:textId="77777777" w:rsidR="00172EC7" w:rsidRPr="00D60902" w:rsidRDefault="00172EC7" w:rsidP="00172EC7">
            <w:pPr>
              <w:rPr>
                <w:sz w:val="16"/>
                <w:szCs w:val="16"/>
                <w:lang w:val="en-GB"/>
                <w:rPrChange w:id="237" w:author="Armando Rocca" w:date="2022-01-31T13:32:00Z">
                  <w:rPr>
                    <w:sz w:val="16"/>
                    <w:szCs w:val="16"/>
                  </w:rPr>
                </w:rPrChange>
              </w:rPr>
            </w:pPr>
            <w:r w:rsidRPr="00D60902">
              <w:rPr>
                <w:sz w:val="16"/>
                <w:szCs w:val="16"/>
                <w:lang w:val="en-GB"/>
                <w:rPrChange w:id="238" w:author="Armando Rocca" w:date="2022-01-31T13:32:00Z">
                  <w:rPr>
                    <w:sz w:val="16"/>
                    <w:szCs w:val="16"/>
                  </w:rPr>
                </w:rPrChange>
              </w:rPr>
              <w:t>ZRE_ARCH_PRJ-WERKS</w:t>
            </w:r>
          </w:p>
        </w:tc>
        <w:tc>
          <w:tcPr>
            <w:tcW w:w="1006" w:type="dxa"/>
            <w:tcBorders>
              <w:top w:val="nil"/>
              <w:left w:val="nil"/>
              <w:bottom w:val="single" w:sz="8" w:space="0" w:color="auto"/>
              <w:right w:val="single" w:sz="8" w:space="0" w:color="auto"/>
            </w:tcBorders>
            <w:tcMar>
              <w:top w:w="0" w:type="dxa"/>
              <w:left w:w="108" w:type="dxa"/>
              <w:bottom w:w="0" w:type="dxa"/>
              <w:right w:w="108" w:type="dxa"/>
            </w:tcMar>
            <w:hideMark/>
          </w:tcPr>
          <w:p w14:paraId="2F9A4B80" w14:textId="77777777" w:rsidR="00172EC7" w:rsidRPr="00D60902" w:rsidRDefault="00172EC7" w:rsidP="00172EC7">
            <w:pPr>
              <w:jc w:val="center"/>
              <w:rPr>
                <w:sz w:val="16"/>
                <w:szCs w:val="16"/>
                <w:lang w:val="en-GB"/>
                <w:rPrChange w:id="239" w:author="Armando Rocca" w:date="2022-01-31T13:32:00Z">
                  <w:rPr>
                    <w:sz w:val="16"/>
                    <w:szCs w:val="16"/>
                  </w:rPr>
                </w:rPrChange>
              </w:rPr>
            </w:pPr>
            <w:r w:rsidRPr="00D60902">
              <w:rPr>
                <w:sz w:val="16"/>
                <w:szCs w:val="16"/>
                <w:lang w:val="en-GB"/>
                <w:rPrChange w:id="240" w:author="Armando Rocca" w:date="2022-01-31T13:32:00Z">
                  <w:rPr>
                    <w:sz w:val="16"/>
                    <w:szCs w:val="16"/>
                  </w:rPr>
                </w:rPrChange>
              </w:rPr>
              <w:t>NO</w:t>
            </w:r>
          </w:p>
        </w:tc>
        <w:tc>
          <w:tcPr>
            <w:tcW w:w="2736" w:type="dxa"/>
            <w:tcBorders>
              <w:top w:val="nil"/>
              <w:left w:val="nil"/>
              <w:bottom w:val="single" w:sz="8" w:space="0" w:color="auto"/>
              <w:right w:val="single" w:sz="8" w:space="0" w:color="auto"/>
            </w:tcBorders>
            <w:tcMar>
              <w:top w:w="0" w:type="dxa"/>
              <w:left w:w="108" w:type="dxa"/>
              <w:bottom w:w="0" w:type="dxa"/>
              <w:right w:w="108" w:type="dxa"/>
            </w:tcMar>
            <w:hideMark/>
          </w:tcPr>
          <w:p w14:paraId="4D4F344F" w14:textId="77777777" w:rsidR="00172EC7" w:rsidRPr="00D60902" w:rsidRDefault="00172EC7" w:rsidP="00172EC7">
            <w:pPr>
              <w:rPr>
                <w:sz w:val="16"/>
                <w:szCs w:val="16"/>
                <w:lang w:val="en-GB"/>
                <w:rPrChange w:id="241" w:author="Armando Rocca" w:date="2022-01-31T13:32:00Z">
                  <w:rPr>
                    <w:sz w:val="16"/>
                    <w:szCs w:val="16"/>
                  </w:rPr>
                </w:rPrChange>
              </w:rPr>
            </w:pPr>
            <w:r w:rsidRPr="00D60902">
              <w:rPr>
                <w:sz w:val="16"/>
                <w:szCs w:val="16"/>
                <w:lang w:val="en-GB"/>
                <w:rPrChange w:id="242" w:author="Armando Rocca" w:date="2022-01-31T13:32:00Z">
                  <w:rPr>
                    <w:sz w:val="16"/>
                    <w:szCs w:val="16"/>
                  </w:rPr>
                </w:rPrChange>
              </w:rPr>
              <w:t>List of plants defined in SAP</w:t>
            </w:r>
          </w:p>
        </w:tc>
        <w:tc>
          <w:tcPr>
            <w:tcW w:w="1638" w:type="dxa"/>
            <w:tcBorders>
              <w:top w:val="nil"/>
              <w:left w:val="nil"/>
              <w:bottom w:val="single" w:sz="8" w:space="0" w:color="auto"/>
              <w:right w:val="single" w:sz="8" w:space="0" w:color="auto"/>
            </w:tcBorders>
            <w:tcMar>
              <w:top w:w="0" w:type="dxa"/>
              <w:left w:w="108" w:type="dxa"/>
              <w:bottom w:w="0" w:type="dxa"/>
              <w:right w:w="108" w:type="dxa"/>
            </w:tcMar>
            <w:hideMark/>
          </w:tcPr>
          <w:p w14:paraId="72968720" w14:textId="06DA429B" w:rsidR="00172EC7" w:rsidRPr="00D60902" w:rsidRDefault="00172EC7" w:rsidP="00172EC7">
            <w:pPr>
              <w:jc w:val="center"/>
              <w:rPr>
                <w:sz w:val="16"/>
                <w:szCs w:val="16"/>
                <w:lang w:val="en-GB"/>
                <w:rPrChange w:id="243" w:author="Armando Rocca" w:date="2022-01-31T13:32:00Z">
                  <w:rPr>
                    <w:sz w:val="16"/>
                    <w:szCs w:val="16"/>
                  </w:rPr>
                </w:rPrChange>
              </w:rPr>
            </w:pPr>
            <w:r w:rsidRPr="00D60902">
              <w:rPr>
                <w:sz w:val="16"/>
                <w:szCs w:val="16"/>
                <w:lang w:val="en-GB"/>
                <w:rPrChange w:id="244" w:author="Armando Rocca" w:date="2022-01-31T13:32:00Z">
                  <w:rPr>
                    <w:sz w:val="16"/>
                    <w:szCs w:val="16"/>
                  </w:rPr>
                </w:rPrChange>
              </w:rPr>
              <w:t>New Dropdown</w:t>
            </w:r>
          </w:p>
        </w:tc>
        <w:tc>
          <w:tcPr>
            <w:tcW w:w="2440" w:type="dxa"/>
            <w:tcBorders>
              <w:top w:val="nil"/>
              <w:left w:val="nil"/>
              <w:bottom w:val="single" w:sz="8" w:space="0" w:color="auto"/>
              <w:right w:val="single" w:sz="8" w:space="0" w:color="auto"/>
            </w:tcBorders>
            <w:tcMar>
              <w:top w:w="0" w:type="dxa"/>
              <w:left w:w="108" w:type="dxa"/>
              <w:bottom w:w="0" w:type="dxa"/>
              <w:right w:w="108" w:type="dxa"/>
            </w:tcMar>
            <w:hideMark/>
          </w:tcPr>
          <w:p w14:paraId="13CABAF5" w14:textId="3287A55C" w:rsidR="00172EC7" w:rsidRPr="00D60902" w:rsidRDefault="00D960D5" w:rsidP="00172EC7">
            <w:pPr>
              <w:rPr>
                <w:sz w:val="16"/>
                <w:szCs w:val="16"/>
                <w:lang w:val="en-GB"/>
                <w:rPrChange w:id="245" w:author="Armando Rocca" w:date="2022-01-31T13:32:00Z">
                  <w:rPr>
                    <w:sz w:val="16"/>
                    <w:szCs w:val="16"/>
                  </w:rPr>
                </w:rPrChange>
              </w:rPr>
            </w:pPr>
            <w:r w:rsidRPr="00D60902">
              <w:rPr>
                <w:sz w:val="16"/>
                <w:szCs w:val="16"/>
                <w:lang w:val="en-GB"/>
                <w:rPrChange w:id="246" w:author="Armando Rocca" w:date="2022-01-31T13:32:00Z">
                  <w:rPr>
                    <w:sz w:val="16"/>
                    <w:szCs w:val="16"/>
                  </w:rPr>
                </w:rPrChange>
              </w:rPr>
              <w:t xml:space="preserve">This field is not mandatory to create a project but I suggest to insert it in the form and set it as not mandatory.  </w:t>
            </w:r>
            <w:r w:rsidR="00172EC7" w:rsidRPr="00D60902">
              <w:rPr>
                <w:sz w:val="16"/>
                <w:szCs w:val="16"/>
                <w:lang w:val="en-GB"/>
                <w:rPrChange w:id="247" w:author="Armando Rocca" w:date="2022-01-31T13:32:00Z">
                  <w:rPr>
                    <w:sz w:val="16"/>
                    <w:szCs w:val="16"/>
                  </w:rPr>
                </w:rPrChange>
              </w:rPr>
              <w:t>A new table Plant will be defined, and a new dropdown will be added in the form under the section SAP Fields.</w:t>
            </w:r>
          </w:p>
        </w:tc>
      </w:tr>
      <w:tr w:rsidR="00172EC7" w:rsidRPr="00D60902" w14:paraId="33EAE9C6" w14:textId="77777777" w:rsidTr="00C911EA">
        <w:trPr>
          <w:trHeight w:val="264"/>
        </w:trPr>
        <w:tc>
          <w:tcPr>
            <w:tcW w:w="19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8EBDDF" w14:textId="77777777" w:rsidR="00172EC7" w:rsidRPr="00D65D35" w:rsidRDefault="00172EC7" w:rsidP="00172EC7">
            <w:pPr>
              <w:rPr>
                <w:sz w:val="16"/>
                <w:szCs w:val="16"/>
                <w:lang w:val="it-IT"/>
              </w:rPr>
            </w:pPr>
            <w:r w:rsidRPr="00D65D35">
              <w:rPr>
                <w:sz w:val="16"/>
                <w:szCs w:val="16"/>
                <w:lang w:val="it-IT"/>
              </w:rPr>
              <w:t>Project Type ( Tipologia di Progetto )</w:t>
            </w:r>
          </w:p>
        </w:tc>
        <w:tc>
          <w:tcPr>
            <w:tcW w:w="1392" w:type="dxa"/>
            <w:tcBorders>
              <w:top w:val="nil"/>
              <w:left w:val="nil"/>
              <w:bottom w:val="single" w:sz="8" w:space="0" w:color="auto"/>
              <w:right w:val="single" w:sz="8" w:space="0" w:color="auto"/>
            </w:tcBorders>
            <w:tcMar>
              <w:top w:w="0" w:type="dxa"/>
              <w:left w:w="108" w:type="dxa"/>
              <w:bottom w:w="0" w:type="dxa"/>
              <w:right w:w="108" w:type="dxa"/>
            </w:tcMar>
            <w:hideMark/>
          </w:tcPr>
          <w:p w14:paraId="5516EC34" w14:textId="77777777" w:rsidR="00172EC7" w:rsidRPr="00D60902" w:rsidRDefault="00172EC7" w:rsidP="00172EC7">
            <w:pPr>
              <w:rPr>
                <w:sz w:val="16"/>
                <w:szCs w:val="16"/>
                <w:lang w:val="en-GB"/>
                <w:rPrChange w:id="248" w:author="Armando Rocca" w:date="2022-01-31T13:32:00Z">
                  <w:rPr>
                    <w:sz w:val="16"/>
                    <w:szCs w:val="16"/>
                  </w:rPr>
                </w:rPrChange>
              </w:rPr>
            </w:pPr>
            <w:r w:rsidRPr="00D60902">
              <w:rPr>
                <w:sz w:val="16"/>
                <w:szCs w:val="16"/>
                <w:lang w:val="en-GB"/>
                <w:rPrChange w:id="249" w:author="Armando Rocca" w:date="2022-01-31T13:32:00Z">
                  <w:rPr>
                    <w:sz w:val="16"/>
                    <w:szCs w:val="16"/>
                  </w:rPr>
                </w:rPrChange>
              </w:rPr>
              <w:t>ZRE_ARCH_PRJ-TIPOP</w:t>
            </w:r>
          </w:p>
        </w:tc>
        <w:tc>
          <w:tcPr>
            <w:tcW w:w="1006" w:type="dxa"/>
            <w:tcBorders>
              <w:top w:val="nil"/>
              <w:left w:val="nil"/>
              <w:bottom w:val="single" w:sz="8" w:space="0" w:color="auto"/>
              <w:right w:val="single" w:sz="8" w:space="0" w:color="auto"/>
            </w:tcBorders>
            <w:tcMar>
              <w:top w:w="0" w:type="dxa"/>
              <w:left w:w="108" w:type="dxa"/>
              <w:bottom w:w="0" w:type="dxa"/>
              <w:right w:w="108" w:type="dxa"/>
            </w:tcMar>
            <w:hideMark/>
          </w:tcPr>
          <w:p w14:paraId="6B7058B6" w14:textId="77777777" w:rsidR="00172EC7" w:rsidRPr="00D60902" w:rsidRDefault="00172EC7" w:rsidP="00172EC7">
            <w:pPr>
              <w:jc w:val="center"/>
              <w:rPr>
                <w:sz w:val="16"/>
                <w:szCs w:val="16"/>
                <w:lang w:val="en-GB"/>
                <w:rPrChange w:id="250" w:author="Armando Rocca" w:date="2022-01-31T13:32:00Z">
                  <w:rPr>
                    <w:sz w:val="16"/>
                    <w:szCs w:val="16"/>
                  </w:rPr>
                </w:rPrChange>
              </w:rPr>
            </w:pPr>
            <w:r w:rsidRPr="00D60902">
              <w:rPr>
                <w:sz w:val="16"/>
                <w:szCs w:val="16"/>
                <w:lang w:val="en-GB"/>
                <w:rPrChange w:id="251" w:author="Armando Rocca" w:date="2022-01-31T13:32:00Z">
                  <w:rPr>
                    <w:sz w:val="16"/>
                    <w:szCs w:val="16"/>
                  </w:rPr>
                </w:rPrChange>
              </w:rPr>
              <w:t>YES</w:t>
            </w:r>
          </w:p>
        </w:tc>
        <w:tc>
          <w:tcPr>
            <w:tcW w:w="2736" w:type="dxa"/>
            <w:tcBorders>
              <w:top w:val="nil"/>
              <w:left w:val="nil"/>
              <w:bottom w:val="single" w:sz="8" w:space="0" w:color="auto"/>
              <w:right w:val="single" w:sz="8" w:space="0" w:color="auto"/>
            </w:tcBorders>
            <w:tcMar>
              <w:top w:w="0" w:type="dxa"/>
              <w:left w:w="108" w:type="dxa"/>
              <w:bottom w:w="0" w:type="dxa"/>
              <w:right w:w="108" w:type="dxa"/>
            </w:tcMar>
            <w:hideMark/>
          </w:tcPr>
          <w:p w14:paraId="50082571" w14:textId="77777777" w:rsidR="00172EC7" w:rsidRPr="00D60902" w:rsidRDefault="00172EC7" w:rsidP="00172EC7">
            <w:pPr>
              <w:rPr>
                <w:sz w:val="16"/>
                <w:szCs w:val="16"/>
                <w:lang w:val="en-GB"/>
                <w:rPrChange w:id="252" w:author="Armando Rocca" w:date="2022-01-31T13:32:00Z">
                  <w:rPr>
                    <w:sz w:val="16"/>
                    <w:szCs w:val="16"/>
                  </w:rPr>
                </w:rPrChange>
              </w:rPr>
            </w:pPr>
            <w:r w:rsidRPr="00D60902">
              <w:rPr>
                <w:sz w:val="16"/>
                <w:szCs w:val="16"/>
                <w:lang w:val="en-GB"/>
                <w:rPrChange w:id="253" w:author="Armando Rocca" w:date="2022-01-31T13:32:00Z">
                  <w:rPr>
                    <w:sz w:val="16"/>
                    <w:szCs w:val="16"/>
                  </w:rPr>
                </w:rPrChange>
              </w:rPr>
              <w:t xml:space="preserve">4 possible </w:t>
            </w:r>
            <w:proofErr w:type="gramStart"/>
            <w:r w:rsidRPr="00D60902">
              <w:rPr>
                <w:sz w:val="16"/>
                <w:szCs w:val="16"/>
                <w:lang w:val="en-GB"/>
                <w:rPrChange w:id="254" w:author="Armando Rocca" w:date="2022-01-31T13:32:00Z">
                  <w:rPr>
                    <w:sz w:val="16"/>
                    <w:szCs w:val="16"/>
                  </w:rPr>
                </w:rPrChange>
              </w:rPr>
              <w:t>value</w:t>
            </w:r>
            <w:proofErr w:type="gramEnd"/>
          </w:p>
        </w:tc>
        <w:tc>
          <w:tcPr>
            <w:tcW w:w="1638" w:type="dxa"/>
            <w:tcBorders>
              <w:top w:val="nil"/>
              <w:left w:val="nil"/>
              <w:bottom w:val="single" w:sz="8" w:space="0" w:color="auto"/>
              <w:right w:val="single" w:sz="8" w:space="0" w:color="auto"/>
            </w:tcBorders>
            <w:tcMar>
              <w:top w:w="0" w:type="dxa"/>
              <w:left w:w="108" w:type="dxa"/>
              <w:bottom w:w="0" w:type="dxa"/>
              <w:right w:w="108" w:type="dxa"/>
            </w:tcMar>
            <w:hideMark/>
          </w:tcPr>
          <w:p w14:paraId="63914C78" w14:textId="1AB65F84" w:rsidR="00172EC7" w:rsidRPr="00D60902" w:rsidRDefault="00172EC7" w:rsidP="00172EC7">
            <w:pPr>
              <w:jc w:val="center"/>
              <w:rPr>
                <w:sz w:val="16"/>
                <w:szCs w:val="16"/>
                <w:lang w:val="en-GB"/>
                <w:rPrChange w:id="255" w:author="Armando Rocca" w:date="2022-01-31T13:32:00Z">
                  <w:rPr>
                    <w:sz w:val="16"/>
                    <w:szCs w:val="16"/>
                  </w:rPr>
                </w:rPrChange>
              </w:rPr>
            </w:pPr>
            <w:r w:rsidRPr="00D60902">
              <w:rPr>
                <w:sz w:val="16"/>
                <w:szCs w:val="16"/>
                <w:lang w:val="en-GB"/>
                <w:rPrChange w:id="256" w:author="Armando Rocca" w:date="2022-01-31T13:32:00Z">
                  <w:rPr>
                    <w:sz w:val="16"/>
                    <w:szCs w:val="16"/>
                  </w:rPr>
                </w:rPrChange>
              </w:rPr>
              <w:t>New Dropdown</w:t>
            </w:r>
          </w:p>
        </w:tc>
        <w:tc>
          <w:tcPr>
            <w:tcW w:w="2440" w:type="dxa"/>
            <w:tcBorders>
              <w:top w:val="nil"/>
              <w:left w:val="nil"/>
              <w:bottom w:val="single" w:sz="8" w:space="0" w:color="auto"/>
              <w:right w:val="single" w:sz="8" w:space="0" w:color="auto"/>
            </w:tcBorders>
            <w:tcMar>
              <w:top w:w="0" w:type="dxa"/>
              <w:left w:w="108" w:type="dxa"/>
              <w:bottom w:w="0" w:type="dxa"/>
              <w:right w:w="108" w:type="dxa"/>
            </w:tcMar>
            <w:hideMark/>
          </w:tcPr>
          <w:p w14:paraId="582F916D" w14:textId="70F09074" w:rsidR="00172EC7" w:rsidRPr="00D60902" w:rsidRDefault="00172EC7" w:rsidP="00172EC7">
            <w:pPr>
              <w:rPr>
                <w:sz w:val="16"/>
                <w:szCs w:val="16"/>
                <w:lang w:val="en-GB"/>
                <w:rPrChange w:id="257" w:author="Armando Rocca" w:date="2022-01-31T13:32:00Z">
                  <w:rPr>
                    <w:sz w:val="16"/>
                    <w:szCs w:val="16"/>
                  </w:rPr>
                </w:rPrChange>
              </w:rPr>
            </w:pPr>
            <w:r w:rsidRPr="00D60902">
              <w:rPr>
                <w:sz w:val="16"/>
                <w:szCs w:val="16"/>
                <w:lang w:val="en-GB"/>
                <w:rPrChange w:id="258" w:author="Armando Rocca" w:date="2022-01-31T13:32:00Z">
                  <w:rPr>
                    <w:sz w:val="16"/>
                    <w:szCs w:val="16"/>
                  </w:rPr>
                </w:rPrChange>
              </w:rPr>
              <w:t>A new table Project Type will be defined, and a new dropdown will be added in the form under the section SAP Fields.</w:t>
            </w:r>
          </w:p>
        </w:tc>
      </w:tr>
      <w:tr w:rsidR="003D5DBD" w:rsidRPr="00D60902" w14:paraId="6F210EE8" w14:textId="77777777" w:rsidTr="00C911EA">
        <w:trPr>
          <w:trHeight w:val="273"/>
        </w:trPr>
        <w:tc>
          <w:tcPr>
            <w:tcW w:w="19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172F57" w14:textId="77777777" w:rsidR="003D5DBD" w:rsidRPr="00D60902" w:rsidRDefault="003D5DBD" w:rsidP="00C911EA">
            <w:pPr>
              <w:rPr>
                <w:sz w:val="16"/>
                <w:szCs w:val="16"/>
                <w:lang w:val="en-GB"/>
                <w:rPrChange w:id="259" w:author="Armando Rocca" w:date="2022-01-31T13:32:00Z">
                  <w:rPr>
                    <w:sz w:val="16"/>
                    <w:szCs w:val="16"/>
                  </w:rPr>
                </w:rPrChange>
              </w:rPr>
            </w:pPr>
            <w:proofErr w:type="spellStart"/>
            <w:r w:rsidRPr="00D60902">
              <w:rPr>
                <w:sz w:val="16"/>
                <w:szCs w:val="16"/>
                <w:lang w:val="en-GB"/>
                <w:rPrChange w:id="260" w:author="Armando Rocca" w:date="2022-01-31T13:32:00Z">
                  <w:rPr>
                    <w:sz w:val="16"/>
                    <w:szCs w:val="16"/>
                    <w:lang w:val="it-IT"/>
                  </w:rPr>
                </w:rPrChange>
              </w:rPr>
              <w:t>Tipologia</w:t>
            </w:r>
            <w:proofErr w:type="spellEnd"/>
            <w:r w:rsidRPr="00D60902">
              <w:rPr>
                <w:sz w:val="16"/>
                <w:szCs w:val="16"/>
                <w:lang w:val="en-GB"/>
                <w:rPrChange w:id="261" w:author="Armando Rocca" w:date="2022-01-31T13:32:00Z">
                  <w:rPr>
                    <w:sz w:val="16"/>
                    <w:szCs w:val="16"/>
                    <w:lang w:val="it-IT"/>
                  </w:rPr>
                </w:rPrChange>
              </w:rPr>
              <w:t xml:space="preserve"> di ricercar</w:t>
            </w:r>
          </w:p>
        </w:tc>
        <w:tc>
          <w:tcPr>
            <w:tcW w:w="1392" w:type="dxa"/>
            <w:tcBorders>
              <w:top w:val="nil"/>
              <w:left w:val="nil"/>
              <w:bottom w:val="single" w:sz="8" w:space="0" w:color="auto"/>
              <w:right w:val="single" w:sz="8" w:space="0" w:color="auto"/>
            </w:tcBorders>
            <w:tcMar>
              <w:top w:w="0" w:type="dxa"/>
              <w:left w:w="108" w:type="dxa"/>
              <w:bottom w:w="0" w:type="dxa"/>
              <w:right w:w="108" w:type="dxa"/>
            </w:tcMar>
            <w:hideMark/>
          </w:tcPr>
          <w:p w14:paraId="527FF159" w14:textId="77777777" w:rsidR="003D5DBD" w:rsidRPr="00D60902" w:rsidRDefault="003D5DBD" w:rsidP="00C911EA">
            <w:pPr>
              <w:rPr>
                <w:sz w:val="16"/>
                <w:szCs w:val="16"/>
                <w:lang w:val="en-GB"/>
                <w:rPrChange w:id="262" w:author="Armando Rocca" w:date="2022-01-31T13:32:00Z">
                  <w:rPr>
                    <w:sz w:val="16"/>
                    <w:szCs w:val="16"/>
                  </w:rPr>
                </w:rPrChange>
              </w:rPr>
            </w:pPr>
            <w:r w:rsidRPr="00D60902">
              <w:rPr>
                <w:sz w:val="16"/>
                <w:szCs w:val="16"/>
                <w:lang w:val="en-GB"/>
                <w:rPrChange w:id="263" w:author="Armando Rocca" w:date="2022-01-31T13:32:00Z">
                  <w:rPr>
                    <w:sz w:val="16"/>
                    <w:szCs w:val="16"/>
                    <w:lang w:val="it-IT"/>
                  </w:rPr>
                </w:rPrChange>
              </w:rPr>
              <w:t>ZRE_ARCH_PRJ-TIPOR</w:t>
            </w:r>
          </w:p>
        </w:tc>
        <w:tc>
          <w:tcPr>
            <w:tcW w:w="1006" w:type="dxa"/>
            <w:tcBorders>
              <w:top w:val="nil"/>
              <w:left w:val="nil"/>
              <w:bottom w:val="single" w:sz="8" w:space="0" w:color="auto"/>
              <w:right w:val="single" w:sz="8" w:space="0" w:color="auto"/>
            </w:tcBorders>
            <w:tcMar>
              <w:top w:w="0" w:type="dxa"/>
              <w:left w:w="108" w:type="dxa"/>
              <w:bottom w:w="0" w:type="dxa"/>
              <w:right w:w="108" w:type="dxa"/>
            </w:tcMar>
            <w:hideMark/>
          </w:tcPr>
          <w:p w14:paraId="115ACDE2" w14:textId="77777777" w:rsidR="003D5DBD" w:rsidRPr="00D60902" w:rsidRDefault="003D5DBD" w:rsidP="00C911EA">
            <w:pPr>
              <w:jc w:val="center"/>
              <w:rPr>
                <w:sz w:val="16"/>
                <w:szCs w:val="16"/>
                <w:lang w:val="en-GB"/>
                <w:rPrChange w:id="264" w:author="Armando Rocca" w:date="2022-01-31T13:32:00Z">
                  <w:rPr>
                    <w:sz w:val="16"/>
                    <w:szCs w:val="16"/>
                  </w:rPr>
                </w:rPrChange>
              </w:rPr>
            </w:pPr>
            <w:r w:rsidRPr="00D60902">
              <w:rPr>
                <w:sz w:val="16"/>
                <w:szCs w:val="16"/>
                <w:lang w:val="en-GB"/>
                <w:rPrChange w:id="265" w:author="Armando Rocca" w:date="2022-01-31T13:32:00Z">
                  <w:rPr>
                    <w:sz w:val="16"/>
                    <w:szCs w:val="16"/>
                  </w:rPr>
                </w:rPrChange>
              </w:rPr>
              <w:t>YES</w:t>
            </w:r>
          </w:p>
        </w:tc>
        <w:tc>
          <w:tcPr>
            <w:tcW w:w="2736" w:type="dxa"/>
            <w:tcBorders>
              <w:top w:val="nil"/>
              <w:left w:val="nil"/>
              <w:bottom w:val="single" w:sz="8" w:space="0" w:color="auto"/>
              <w:right w:val="single" w:sz="8" w:space="0" w:color="auto"/>
            </w:tcBorders>
            <w:tcMar>
              <w:top w:w="0" w:type="dxa"/>
              <w:left w:w="108" w:type="dxa"/>
              <w:bottom w:w="0" w:type="dxa"/>
              <w:right w:w="108" w:type="dxa"/>
            </w:tcMar>
            <w:hideMark/>
          </w:tcPr>
          <w:p w14:paraId="639915D1" w14:textId="77777777" w:rsidR="003D5DBD" w:rsidRPr="00D60902" w:rsidRDefault="003D5DBD" w:rsidP="00C911EA">
            <w:pPr>
              <w:rPr>
                <w:sz w:val="16"/>
                <w:szCs w:val="16"/>
                <w:lang w:val="en-GB"/>
                <w:rPrChange w:id="266" w:author="Armando Rocca" w:date="2022-01-31T13:32:00Z">
                  <w:rPr>
                    <w:sz w:val="16"/>
                    <w:szCs w:val="16"/>
                  </w:rPr>
                </w:rPrChange>
              </w:rPr>
            </w:pPr>
            <w:r w:rsidRPr="00D60902">
              <w:rPr>
                <w:sz w:val="16"/>
                <w:szCs w:val="16"/>
                <w:lang w:val="en-GB"/>
                <w:rPrChange w:id="267" w:author="Armando Rocca" w:date="2022-01-31T13:32:00Z">
                  <w:rPr>
                    <w:sz w:val="16"/>
                    <w:szCs w:val="16"/>
                  </w:rPr>
                </w:rPrChange>
              </w:rPr>
              <w:t>List of possible entries will be taken from SAP</w:t>
            </w:r>
          </w:p>
        </w:tc>
        <w:tc>
          <w:tcPr>
            <w:tcW w:w="1638" w:type="dxa"/>
            <w:tcBorders>
              <w:top w:val="nil"/>
              <w:left w:val="nil"/>
              <w:bottom w:val="single" w:sz="8" w:space="0" w:color="auto"/>
              <w:right w:val="single" w:sz="8" w:space="0" w:color="auto"/>
            </w:tcBorders>
            <w:tcMar>
              <w:top w:w="0" w:type="dxa"/>
              <w:left w:w="108" w:type="dxa"/>
              <w:bottom w:w="0" w:type="dxa"/>
              <w:right w:w="108" w:type="dxa"/>
            </w:tcMar>
            <w:hideMark/>
          </w:tcPr>
          <w:p w14:paraId="02E6CE0B" w14:textId="77777777" w:rsidR="003D5DBD" w:rsidRPr="00D60902" w:rsidRDefault="003D5DBD" w:rsidP="00C911EA">
            <w:pPr>
              <w:jc w:val="center"/>
              <w:rPr>
                <w:sz w:val="16"/>
                <w:szCs w:val="16"/>
                <w:lang w:val="en-GB"/>
                <w:rPrChange w:id="268" w:author="Armando Rocca" w:date="2022-01-31T13:32:00Z">
                  <w:rPr>
                    <w:sz w:val="16"/>
                    <w:szCs w:val="16"/>
                  </w:rPr>
                </w:rPrChange>
              </w:rPr>
            </w:pPr>
            <w:r w:rsidRPr="00D60902">
              <w:rPr>
                <w:sz w:val="16"/>
                <w:szCs w:val="16"/>
                <w:lang w:val="en-GB"/>
                <w:rPrChange w:id="269" w:author="Armando Rocca" w:date="2022-01-31T13:32:00Z">
                  <w:rPr>
                    <w:sz w:val="16"/>
                    <w:szCs w:val="16"/>
                  </w:rPr>
                </w:rPrChange>
              </w:rPr>
              <w:t>YES</w:t>
            </w:r>
          </w:p>
        </w:tc>
        <w:tc>
          <w:tcPr>
            <w:tcW w:w="2440" w:type="dxa"/>
            <w:tcBorders>
              <w:top w:val="nil"/>
              <w:left w:val="nil"/>
              <w:bottom w:val="single" w:sz="8" w:space="0" w:color="auto"/>
              <w:right w:val="single" w:sz="8" w:space="0" w:color="auto"/>
            </w:tcBorders>
            <w:tcMar>
              <w:top w:w="0" w:type="dxa"/>
              <w:left w:w="108" w:type="dxa"/>
              <w:bottom w:w="0" w:type="dxa"/>
              <w:right w:w="108" w:type="dxa"/>
            </w:tcMar>
            <w:hideMark/>
          </w:tcPr>
          <w:p w14:paraId="6B7B2AAD" w14:textId="77777777" w:rsidR="003D5DBD" w:rsidRPr="00D60902" w:rsidRDefault="003D5DBD" w:rsidP="00C911EA">
            <w:pPr>
              <w:rPr>
                <w:sz w:val="16"/>
                <w:szCs w:val="16"/>
                <w:lang w:val="en-GB"/>
                <w:rPrChange w:id="270" w:author="Armando Rocca" w:date="2022-01-31T13:32:00Z">
                  <w:rPr>
                    <w:sz w:val="16"/>
                    <w:szCs w:val="16"/>
                  </w:rPr>
                </w:rPrChange>
              </w:rPr>
            </w:pPr>
            <w:r w:rsidRPr="00D60902">
              <w:rPr>
                <w:sz w:val="16"/>
                <w:szCs w:val="16"/>
                <w:lang w:val="en-GB"/>
                <w:rPrChange w:id="271" w:author="Armando Rocca" w:date="2022-01-31T13:32:00Z">
                  <w:rPr>
                    <w:sz w:val="16"/>
                    <w:szCs w:val="16"/>
                  </w:rPr>
                </w:rPrChange>
              </w:rPr>
              <w:t>The same values exist in POX as in SAP</w:t>
            </w:r>
          </w:p>
        </w:tc>
      </w:tr>
      <w:tr w:rsidR="003D5DBD" w:rsidRPr="00D60902" w14:paraId="530D20D4" w14:textId="77777777" w:rsidTr="00C911EA">
        <w:trPr>
          <w:trHeight w:val="264"/>
        </w:trPr>
        <w:tc>
          <w:tcPr>
            <w:tcW w:w="19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45C5F4" w14:textId="77777777" w:rsidR="003D5DBD" w:rsidRPr="00D60902" w:rsidRDefault="003D5DBD" w:rsidP="00C911EA">
            <w:pPr>
              <w:rPr>
                <w:sz w:val="16"/>
                <w:szCs w:val="16"/>
                <w:lang w:val="en-GB"/>
                <w:rPrChange w:id="272" w:author="Armando Rocca" w:date="2022-01-31T13:32:00Z">
                  <w:rPr>
                    <w:sz w:val="16"/>
                    <w:szCs w:val="16"/>
                  </w:rPr>
                </w:rPrChange>
              </w:rPr>
            </w:pPr>
            <w:r w:rsidRPr="00D60902">
              <w:rPr>
                <w:sz w:val="16"/>
                <w:szCs w:val="16"/>
                <w:lang w:val="en-GB"/>
                <w:rPrChange w:id="273" w:author="Armando Rocca" w:date="2022-01-31T13:32:00Z">
                  <w:rPr>
                    <w:sz w:val="16"/>
                    <w:szCs w:val="16"/>
                    <w:lang w:val="it-IT"/>
                  </w:rPr>
                </w:rPrChange>
              </w:rPr>
              <w:t xml:space="preserve">Data </w:t>
            </w:r>
            <w:proofErr w:type="spellStart"/>
            <w:r w:rsidRPr="00D60902">
              <w:rPr>
                <w:sz w:val="16"/>
                <w:szCs w:val="16"/>
                <w:lang w:val="en-GB"/>
                <w:rPrChange w:id="274" w:author="Armando Rocca" w:date="2022-01-31T13:32:00Z">
                  <w:rPr>
                    <w:sz w:val="16"/>
                    <w:szCs w:val="16"/>
                    <w:lang w:val="it-IT"/>
                  </w:rPr>
                </w:rPrChange>
              </w:rPr>
              <w:t>inizio</w:t>
            </w:r>
            <w:proofErr w:type="spellEnd"/>
            <w:r w:rsidRPr="00D60902">
              <w:rPr>
                <w:sz w:val="16"/>
                <w:szCs w:val="16"/>
                <w:lang w:val="en-GB"/>
                <w:rPrChange w:id="275" w:author="Armando Rocca" w:date="2022-01-31T13:32:00Z">
                  <w:rPr>
                    <w:sz w:val="16"/>
                    <w:szCs w:val="16"/>
                    <w:lang w:val="it-IT"/>
                  </w:rPr>
                </w:rPrChange>
              </w:rPr>
              <w:t xml:space="preserve"> Progetto</w:t>
            </w:r>
          </w:p>
        </w:tc>
        <w:tc>
          <w:tcPr>
            <w:tcW w:w="1392" w:type="dxa"/>
            <w:tcBorders>
              <w:top w:val="nil"/>
              <w:left w:val="nil"/>
              <w:bottom w:val="single" w:sz="8" w:space="0" w:color="auto"/>
              <w:right w:val="single" w:sz="8" w:space="0" w:color="auto"/>
            </w:tcBorders>
            <w:tcMar>
              <w:top w:w="0" w:type="dxa"/>
              <w:left w:w="108" w:type="dxa"/>
              <w:bottom w:w="0" w:type="dxa"/>
              <w:right w:w="108" w:type="dxa"/>
            </w:tcMar>
            <w:hideMark/>
          </w:tcPr>
          <w:p w14:paraId="29C7FC3B" w14:textId="77777777" w:rsidR="003D5DBD" w:rsidRPr="00D60902" w:rsidRDefault="003D5DBD" w:rsidP="00C911EA">
            <w:pPr>
              <w:rPr>
                <w:sz w:val="16"/>
                <w:szCs w:val="16"/>
                <w:lang w:val="en-GB"/>
                <w:rPrChange w:id="276" w:author="Armando Rocca" w:date="2022-01-31T13:32:00Z">
                  <w:rPr>
                    <w:sz w:val="16"/>
                    <w:szCs w:val="16"/>
                  </w:rPr>
                </w:rPrChange>
              </w:rPr>
            </w:pPr>
            <w:r w:rsidRPr="00D60902">
              <w:rPr>
                <w:sz w:val="16"/>
                <w:szCs w:val="16"/>
                <w:lang w:val="en-GB"/>
                <w:rPrChange w:id="277" w:author="Armando Rocca" w:date="2022-01-31T13:32:00Z">
                  <w:rPr>
                    <w:sz w:val="16"/>
                    <w:szCs w:val="16"/>
                    <w:lang w:val="it-IT"/>
                  </w:rPr>
                </w:rPrChange>
              </w:rPr>
              <w:t>ZRE_ARCH_PRJ- IN_PER</w:t>
            </w:r>
          </w:p>
        </w:tc>
        <w:tc>
          <w:tcPr>
            <w:tcW w:w="1006" w:type="dxa"/>
            <w:tcBorders>
              <w:top w:val="nil"/>
              <w:left w:val="nil"/>
              <w:bottom w:val="single" w:sz="8" w:space="0" w:color="auto"/>
              <w:right w:val="single" w:sz="8" w:space="0" w:color="auto"/>
            </w:tcBorders>
            <w:tcMar>
              <w:top w:w="0" w:type="dxa"/>
              <w:left w:w="108" w:type="dxa"/>
              <w:bottom w:w="0" w:type="dxa"/>
              <w:right w:w="108" w:type="dxa"/>
            </w:tcMar>
            <w:hideMark/>
          </w:tcPr>
          <w:p w14:paraId="78242E0F" w14:textId="77777777" w:rsidR="003D5DBD" w:rsidRPr="00D60902" w:rsidRDefault="003D5DBD" w:rsidP="00C911EA">
            <w:pPr>
              <w:jc w:val="center"/>
              <w:rPr>
                <w:sz w:val="16"/>
                <w:szCs w:val="16"/>
                <w:lang w:val="en-GB"/>
                <w:rPrChange w:id="278" w:author="Armando Rocca" w:date="2022-01-31T13:32:00Z">
                  <w:rPr>
                    <w:sz w:val="16"/>
                    <w:szCs w:val="16"/>
                  </w:rPr>
                </w:rPrChange>
              </w:rPr>
            </w:pPr>
            <w:r w:rsidRPr="00D60902">
              <w:rPr>
                <w:sz w:val="16"/>
                <w:szCs w:val="16"/>
                <w:lang w:val="en-GB"/>
                <w:rPrChange w:id="279" w:author="Armando Rocca" w:date="2022-01-31T13:32:00Z">
                  <w:rPr>
                    <w:sz w:val="16"/>
                    <w:szCs w:val="16"/>
                  </w:rPr>
                </w:rPrChange>
              </w:rPr>
              <w:t>YES</w:t>
            </w:r>
          </w:p>
        </w:tc>
        <w:tc>
          <w:tcPr>
            <w:tcW w:w="2736" w:type="dxa"/>
            <w:tcBorders>
              <w:top w:val="nil"/>
              <w:left w:val="nil"/>
              <w:bottom w:val="single" w:sz="8" w:space="0" w:color="auto"/>
              <w:right w:val="single" w:sz="8" w:space="0" w:color="auto"/>
            </w:tcBorders>
            <w:tcMar>
              <w:top w:w="0" w:type="dxa"/>
              <w:left w:w="108" w:type="dxa"/>
              <w:bottom w:w="0" w:type="dxa"/>
              <w:right w:w="108" w:type="dxa"/>
            </w:tcMar>
            <w:hideMark/>
          </w:tcPr>
          <w:p w14:paraId="1F07F25B" w14:textId="77777777" w:rsidR="003D5DBD" w:rsidRPr="00D60902" w:rsidRDefault="003D5DBD" w:rsidP="00C911EA">
            <w:pPr>
              <w:rPr>
                <w:sz w:val="16"/>
                <w:szCs w:val="16"/>
                <w:lang w:val="en-GB"/>
                <w:rPrChange w:id="280" w:author="Armando Rocca" w:date="2022-01-31T13:32:00Z">
                  <w:rPr>
                    <w:sz w:val="16"/>
                    <w:szCs w:val="16"/>
                  </w:rPr>
                </w:rPrChange>
              </w:rPr>
            </w:pPr>
            <w:r w:rsidRPr="00D60902">
              <w:rPr>
                <w:sz w:val="16"/>
                <w:szCs w:val="16"/>
                <w:lang w:val="en-GB"/>
                <w:rPrChange w:id="281" w:author="Armando Rocca" w:date="2022-01-31T13:32:00Z">
                  <w:rPr>
                    <w:sz w:val="16"/>
                    <w:szCs w:val="16"/>
                  </w:rPr>
                </w:rPrChange>
              </w:rPr>
              <w:t>Must always be the first day of the month</w:t>
            </w:r>
          </w:p>
        </w:tc>
        <w:tc>
          <w:tcPr>
            <w:tcW w:w="1638" w:type="dxa"/>
            <w:tcBorders>
              <w:top w:val="nil"/>
              <w:left w:val="nil"/>
              <w:bottom w:val="single" w:sz="8" w:space="0" w:color="auto"/>
              <w:right w:val="single" w:sz="8" w:space="0" w:color="auto"/>
            </w:tcBorders>
            <w:tcMar>
              <w:top w:w="0" w:type="dxa"/>
              <w:left w:w="108" w:type="dxa"/>
              <w:bottom w:w="0" w:type="dxa"/>
              <w:right w:w="108" w:type="dxa"/>
            </w:tcMar>
            <w:hideMark/>
          </w:tcPr>
          <w:p w14:paraId="0EE95F1C" w14:textId="77777777" w:rsidR="003D5DBD" w:rsidRPr="00D60902" w:rsidRDefault="003D5DBD" w:rsidP="00C911EA">
            <w:pPr>
              <w:jc w:val="center"/>
              <w:rPr>
                <w:sz w:val="16"/>
                <w:szCs w:val="16"/>
                <w:lang w:val="en-GB"/>
                <w:rPrChange w:id="282" w:author="Armando Rocca" w:date="2022-01-31T13:32:00Z">
                  <w:rPr>
                    <w:sz w:val="16"/>
                    <w:szCs w:val="16"/>
                  </w:rPr>
                </w:rPrChange>
              </w:rPr>
            </w:pPr>
            <w:r w:rsidRPr="00D60902">
              <w:rPr>
                <w:sz w:val="16"/>
                <w:szCs w:val="16"/>
                <w:lang w:val="en-GB"/>
                <w:rPrChange w:id="283" w:author="Armando Rocca" w:date="2022-01-31T13:32:00Z">
                  <w:rPr>
                    <w:sz w:val="16"/>
                    <w:szCs w:val="16"/>
                  </w:rPr>
                </w:rPrChange>
              </w:rPr>
              <w:t>YES</w:t>
            </w:r>
          </w:p>
        </w:tc>
        <w:tc>
          <w:tcPr>
            <w:tcW w:w="2440" w:type="dxa"/>
            <w:tcBorders>
              <w:top w:val="nil"/>
              <w:left w:val="nil"/>
              <w:bottom w:val="single" w:sz="8" w:space="0" w:color="auto"/>
              <w:right w:val="single" w:sz="8" w:space="0" w:color="auto"/>
            </w:tcBorders>
            <w:tcMar>
              <w:top w:w="0" w:type="dxa"/>
              <w:left w:w="108" w:type="dxa"/>
              <w:bottom w:w="0" w:type="dxa"/>
              <w:right w:w="108" w:type="dxa"/>
            </w:tcMar>
            <w:hideMark/>
          </w:tcPr>
          <w:p w14:paraId="29F264AE" w14:textId="30119CE4" w:rsidR="003D5DBD" w:rsidRPr="00D60902" w:rsidRDefault="00172EC7" w:rsidP="00C911EA">
            <w:pPr>
              <w:rPr>
                <w:sz w:val="16"/>
                <w:szCs w:val="16"/>
                <w:lang w:val="en-GB"/>
                <w:rPrChange w:id="284" w:author="Armando Rocca" w:date="2022-01-31T13:32:00Z">
                  <w:rPr>
                    <w:sz w:val="16"/>
                    <w:szCs w:val="16"/>
                  </w:rPr>
                </w:rPrChange>
              </w:rPr>
            </w:pPr>
            <w:r w:rsidRPr="00D60902">
              <w:rPr>
                <w:sz w:val="16"/>
                <w:szCs w:val="16"/>
                <w:lang w:val="en-GB"/>
                <w:rPrChange w:id="285" w:author="Armando Rocca" w:date="2022-01-31T13:32:00Z">
                  <w:rPr>
                    <w:sz w:val="16"/>
                    <w:szCs w:val="16"/>
                  </w:rPr>
                </w:rPrChange>
              </w:rPr>
              <w:t>It is the project start date</w:t>
            </w:r>
          </w:p>
        </w:tc>
      </w:tr>
      <w:tr w:rsidR="003D5DBD" w:rsidRPr="00D60902" w14:paraId="368B86E5" w14:textId="77777777" w:rsidTr="00C911EA">
        <w:trPr>
          <w:trHeight w:val="264"/>
        </w:trPr>
        <w:tc>
          <w:tcPr>
            <w:tcW w:w="19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9B15901" w14:textId="77777777" w:rsidR="003D5DBD" w:rsidRPr="00D60902" w:rsidRDefault="003D5DBD" w:rsidP="00C911EA">
            <w:pPr>
              <w:rPr>
                <w:sz w:val="16"/>
                <w:szCs w:val="16"/>
                <w:lang w:val="en-GB"/>
                <w:rPrChange w:id="286" w:author="Armando Rocca" w:date="2022-01-31T13:32:00Z">
                  <w:rPr>
                    <w:sz w:val="16"/>
                    <w:szCs w:val="16"/>
                    <w:lang w:val="it-IT"/>
                  </w:rPr>
                </w:rPrChange>
              </w:rPr>
            </w:pPr>
            <w:r w:rsidRPr="00D60902">
              <w:rPr>
                <w:sz w:val="16"/>
                <w:szCs w:val="16"/>
                <w:lang w:val="en-GB"/>
                <w:rPrChange w:id="287" w:author="Armando Rocca" w:date="2022-01-31T13:32:00Z">
                  <w:rPr>
                    <w:sz w:val="16"/>
                    <w:szCs w:val="16"/>
                  </w:rPr>
                </w:rPrChange>
              </w:rPr>
              <w:t>Data fine Progetto</w:t>
            </w:r>
          </w:p>
        </w:tc>
        <w:tc>
          <w:tcPr>
            <w:tcW w:w="1392" w:type="dxa"/>
            <w:tcBorders>
              <w:top w:val="nil"/>
              <w:left w:val="nil"/>
              <w:bottom w:val="single" w:sz="8" w:space="0" w:color="auto"/>
              <w:right w:val="single" w:sz="8" w:space="0" w:color="auto"/>
            </w:tcBorders>
            <w:tcMar>
              <w:top w:w="0" w:type="dxa"/>
              <w:left w:w="108" w:type="dxa"/>
              <w:bottom w:w="0" w:type="dxa"/>
              <w:right w:w="108" w:type="dxa"/>
            </w:tcMar>
            <w:hideMark/>
          </w:tcPr>
          <w:p w14:paraId="63B05C18" w14:textId="77777777" w:rsidR="003D5DBD" w:rsidRPr="00D65D35" w:rsidRDefault="003D5DBD" w:rsidP="00C911EA">
            <w:pPr>
              <w:rPr>
                <w:sz w:val="16"/>
                <w:szCs w:val="16"/>
                <w:lang w:val="it-IT"/>
              </w:rPr>
            </w:pPr>
            <w:r w:rsidRPr="00D65D35">
              <w:rPr>
                <w:sz w:val="16"/>
                <w:szCs w:val="16"/>
                <w:lang w:val="it-IT"/>
              </w:rPr>
              <w:t>ZRE_ARCH_PRJ- FINE_PER</w:t>
            </w:r>
          </w:p>
        </w:tc>
        <w:tc>
          <w:tcPr>
            <w:tcW w:w="1006" w:type="dxa"/>
            <w:tcBorders>
              <w:top w:val="nil"/>
              <w:left w:val="nil"/>
              <w:bottom w:val="single" w:sz="8" w:space="0" w:color="auto"/>
              <w:right w:val="single" w:sz="8" w:space="0" w:color="auto"/>
            </w:tcBorders>
            <w:tcMar>
              <w:top w:w="0" w:type="dxa"/>
              <w:left w:w="108" w:type="dxa"/>
              <w:bottom w:w="0" w:type="dxa"/>
              <w:right w:w="108" w:type="dxa"/>
            </w:tcMar>
            <w:hideMark/>
          </w:tcPr>
          <w:p w14:paraId="7FC9F1A9" w14:textId="77777777" w:rsidR="003D5DBD" w:rsidRPr="00D60902" w:rsidRDefault="003D5DBD" w:rsidP="00C911EA">
            <w:pPr>
              <w:jc w:val="center"/>
              <w:rPr>
                <w:sz w:val="16"/>
                <w:szCs w:val="16"/>
                <w:lang w:val="en-GB"/>
                <w:rPrChange w:id="288" w:author="Armando Rocca" w:date="2022-01-31T13:32:00Z">
                  <w:rPr>
                    <w:sz w:val="16"/>
                    <w:szCs w:val="16"/>
                  </w:rPr>
                </w:rPrChange>
              </w:rPr>
            </w:pPr>
            <w:r w:rsidRPr="00D60902">
              <w:rPr>
                <w:sz w:val="16"/>
                <w:szCs w:val="16"/>
                <w:lang w:val="en-GB"/>
                <w:rPrChange w:id="289" w:author="Armando Rocca" w:date="2022-01-31T13:32:00Z">
                  <w:rPr>
                    <w:sz w:val="16"/>
                    <w:szCs w:val="16"/>
                  </w:rPr>
                </w:rPrChange>
              </w:rPr>
              <w:t>YES</w:t>
            </w:r>
          </w:p>
        </w:tc>
        <w:tc>
          <w:tcPr>
            <w:tcW w:w="2736" w:type="dxa"/>
            <w:tcBorders>
              <w:top w:val="nil"/>
              <w:left w:val="nil"/>
              <w:bottom w:val="single" w:sz="8" w:space="0" w:color="auto"/>
              <w:right w:val="single" w:sz="8" w:space="0" w:color="auto"/>
            </w:tcBorders>
            <w:tcMar>
              <w:top w:w="0" w:type="dxa"/>
              <w:left w:w="108" w:type="dxa"/>
              <w:bottom w:w="0" w:type="dxa"/>
              <w:right w:w="108" w:type="dxa"/>
            </w:tcMar>
            <w:hideMark/>
          </w:tcPr>
          <w:p w14:paraId="0148E4A6" w14:textId="77777777" w:rsidR="003D5DBD" w:rsidRPr="00D60902" w:rsidRDefault="003D5DBD" w:rsidP="00C911EA">
            <w:pPr>
              <w:rPr>
                <w:sz w:val="16"/>
                <w:szCs w:val="16"/>
                <w:lang w:val="en-GB"/>
                <w:rPrChange w:id="290" w:author="Armando Rocca" w:date="2022-01-31T13:32:00Z">
                  <w:rPr>
                    <w:sz w:val="16"/>
                    <w:szCs w:val="16"/>
                  </w:rPr>
                </w:rPrChange>
              </w:rPr>
            </w:pPr>
            <w:r w:rsidRPr="00D60902">
              <w:rPr>
                <w:sz w:val="16"/>
                <w:szCs w:val="16"/>
                <w:lang w:val="en-GB"/>
                <w:rPrChange w:id="291" w:author="Armando Rocca" w:date="2022-01-31T13:32:00Z">
                  <w:rPr>
                    <w:sz w:val="16"/>
                    <w:szCs w:val="16"/>
                  </w:rPr>
                </w:rPrChange>
              </w:rPr>
              <w:t>Must always be the last day of the month</w:t>
            </w:r>
          </w:p>
        </w:tc>
        <w:tc>
          <w:tcPr>
            <w:tcW w:w="1638" w:type="dxa"/>
            <w:tcBorders>
              <w:top w:val="nil"/>
              <w:left w:val="nil"/>
              <w:bottom w:val="single" w:sz="8" w:space="0" w:color="auto"/>
              <w:right w:val="single" w:sz="8" w:space="0" w:color="auto"/>
            </w:tcBorders>
            <w:tcMar>
              <w:top w:w="0" w:type="dxa"/>
              <w:left w:w="108" w:type="dxa"/>
              <w:bottom w:w="0" w:type="dxa"/>
              <w:right w:w="108" w:type="dxa"/>
            </w:tcMar>
            <w:hideMark/>
          </w:tcPr>
          <w:p w14:paraId="64785858" w14:textId="77777777" w:rsidR="003D5DBD" w:rsidRPr="00D60902" w:rsidRDefault="003D5DBD" w:rsidP="00C911EA">
            <w:pPr>
              <w:jc w:val="center"/>
              <w:rPr>
                <w:sz w:val="16"/>
                <w:szCs w:val="16"/>
                <w:lang w:val="en-GB"/>
                <w:rPrChange w:id="292" w:author="Armando Rocca" w:date="2022-01-31T13:32:00Z">
                  <w:rPr>
                    <w:sz w:val="16"/>
                    <w:szCs w:val="16"/>
                  </w:rPr>
                </w:rPrChange>
              </w:rPr>
            </w:pPr>
            <w:r w:rsidRPr="00D60902">
              <w:rPr>
                <w:sz w:val="16"/>
                <w:szCs w:val="16"/>
                <w:lang w:val="en-GB"/>
                <w:rPrChange w:id="293" w:author="Armando Rocca" w:date="2022-01-31T13:32:00Z">
                  <w:rPr>
                    <w:sz w:val="16"/>
                    <w:szCs w:val="16"/>
                  </w:rPr>
                </w:rPrChange>
              </w:rPr>
              <w:t>YES</w:t>
            </w:r>
          </w:p>
        </w:tc>
        <w:tc>
          <w:tcPr>
            <w:tcW w:w="2440" w:type="dxa"/>
            <w:tcBorders>
              <w:top w:val="nil"/>
              <w:left w:val="nil"/>
              <w:bottom w:val="single" w:sz="8" w:space="0" w:color="auto"/>
              <w:right w:val="single" w:sz="8" w:space="0" w:color="auto"/>
            </w:tcBorders>
            <w:tcMar>
              <w:top w:w="0" w:type="dxa"/>
              <w:left w:w="108" w:type="dxa"/>
              <w:bottom w:w="0" w:type="dxa"/>
              <w:right w:w="108" w:type="dxa"/>
            </w:tcMar>
            <w:hideMark/>
          </w:tcPr>
          <w:p w14:paraId="77E20FF8" w14:textId="67D40FD1" w:rsidR="003D5DBD" w:rsidRPr="00D60902" w:rsidRDefault="00172EC7" w:rsidP="00C911EA">
            <w:pPr>
              <w:rPr>
                <w:sz w:val="16"/>
                <w:szCs w:val="16"/>
                <w:lang w:val="en-GB"/>
                <w:rPrChange w:id="294" w:author="Armando Rocca" w:date="2022-01-31T13:32:00Z">
                  <w:rPr>
                    <w:sz w:val="16"/>
                    <w:szCs w:val="16"/>
                  </w:rPr>
                </w:rPrChange>
              </w:rPr>
            </w:pPr>
            <w:r w:rsidRPr="00D60902">
              <w:rPr>
                <w:sz w:val="16"/>
                <w:szCs w:val="16"/>
                <w:lang w:val="en-GB"/>
                <w:rPrChange w:id="295" w:author="Armando Rocca" w:date="2022-01-31T13:32:00Z">
                  <w:rPr>
                    <w:sz w:val="16"/>
                    <w:szCs w:val="16"/>
                  </w:rPr>
                </w:rPrChange>
              </w:rPr>
              <w:t>It is the project end date</w:t>
            </w:r>
          </w:p>
        </w:tc>
      </w:tr>
      <w:tr w:rsidR="003D5DBD" w:rsidRPr="00D60902" w14:paraId="0F9F90A3" w14:textId="77777777" w:rsidTr="00C911EA">
        <w:trPr>
          <w:trHeight w:val="264"/>
        </w:trPr>
        <w:tc>
          <w:tcPr>
            <w:tcW w:w="19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1C2C4F4" w14:textId="77777777" w:rsidR="003D5DBD" w:rsidRPr="00D60902" w:rsidRDefault="003D5DBD" w:rsidP="00C911EA">
            <w:pPr>
              <w:rPr>
                <w:sz w:val="16"/>
                <w:szCs w:val="16"/>
                <w:lang w:val="en-GB"/>
                <w:rPrChange w:id="296" w:author="Armando Rocca" w:date="2022-01-31T13:32:00Z">
                  <w:rPr>
                    <w:sz w:val="16"/>
                    <w:szCs w:val="16"/>
                    <w:lang w:val="it-IT"/>
                  </w:rPr>
                </w:rPrChange>
              </w:rPr>
            </w:pPr>
            <w:r w:rsidRPr="00D60902">
              <w:rPr>
                <w:sz w:val="16"/>
                <w:szCs w:val="16"/>
                <w:lang w:val="en-GB"/>
                <w:rPrChange w:id="297" w:author="Armando Rocca" w:date="2022-01-31T13:32:00Z">
                  <w:rPr>
                    <w:sz w:val="16"/>
                    <w:szCs w:val="16"/>
                  </w:rPr>
                </w:rPrChange>
              </w:rPr>
              <w:t xml:space="preserve">Flag </w:t>
            </w:r>
            <w:proofErr w:type="spellStart"/>
            <w:r w:rsidRPr="00D60902">
              <w:rPr>
                <w:sz w:val="16"/>
                <w:szCs w:val="16"/>
                <w:lang w:val="en-GB"/>
                <w:rPrChange w:id="298" w:author="Armando Rocca" w:date="2022-01-31T13:32:00Z">
                  <w:rPr>
                    <w:sz w:val="16"/>
                    <w:szCs w:val="16"/>
                  </w:rPr>
                </w:rPrChange>
              </w:rPr>
              <w:t>cumulabilità</w:t>
            </w:r>
            <w:proofErr w:type="spellEnd"/>
          </w:p>
        </w:tc>
        <w:tc>
          <w:tcPr>
            <w:tcW w:w="1392" w:type="dxa"/>
            <w:tcBorders>
              <w:top w:val="nil"/>
              <w:left w:val="nil"/>
              <w:bottom w:val="single" w:sz="8" w:space="0" w:color="auto"/>
              <w:right w:val="single" w:sz="8" w:space="0" w:color="auto"/>
            </w:tcBorders>
            <w:tcMar>
              <w:top w:w="0" w:type="dxa"/>
              <w:left w:w="108" w:type="dxa"/>
              <w:bottom w:w="0" w:type="dxa"/>
              <w:right w:w="108" w:type="dxa"/>
            </w:tcMar>
            <w:hideMark/>
          </w:tcPr>
          <w:p w14:paraId="480A7C3D" w14:textId="77777777" w:rsidR="003D5DBD" w:rsidRPr="00D60902" w:rsidRDefault="003D5DBD" w:rsidP="00C911EA">
            <w:pPr>
              <w:rPr>
                <w:sz w:val="16"/>
                <w:szCs w:val="16"/>
                <w:lang w:val="en-GB"/>
                <w:rPrChange w:id="299" w:author="Armando Rocca" w:date="2022-01-31T13:32:00Z">
                  <w:rPr>
                    <w:sz w:val="16"/>
                    <w:szCs w:val="16"/>
                  </w:rPr>
                </w:rPrChange>
              </w:rPr>
            </w:pPr>
            <w:r w:rsidRPr="00D60902">
              <w:rPr>
                <w:sz w:val="16"/>
                <w:szCs w:val="16"/>
                <w:lang w:val="en-GB"/>
                <w:rPrChange w:id="300" w:author="Armando Rocca" w:date="2022-01-31T13:32:00Z">
                  <w:rPr>
                    <w:sz w:val="16"/>
                    <w:szCs w:val="16"/>
                  </w:rPr>
                </w:rPrChange>
              </w:rPr>
              <w:t>ZRE_ARCH_PRJ- FLG_CUM</w:t>
            </w:r>
          </w:p>
        </w:tc>
        <w:tc>
          <w:tcPr>
            <w:tcW w:w="1006" w:type="dxa"/>
            <w:tcBorders>
              <w:top w:val="nil"/>
              <w:left w:val="nil"/>
              <w:bottom w:val="single" w:sz="8" w:space="0" w:color="auto"/>
              <w:right w:val="single" w:sz="8" w:space="0" w:color="auto"/>
            </w:tcBorders>
            <w:tcMar>
              <w:top w:w="0" w:type="dxa"/>
              <w:left w:w="108" w:type="dxa"/>
              <w:bottom w:w="0" w:type="dxa"/>
              <w:right w:w="108" w:type="dxa"/>
            </w:tcMar>
            <w:hideMark/>
          </w:tcPr>
          <w:p w14:paraId="554D0175" w14:textId="77777777" w:rsidR="003D5DBD" w:rsidRPr="00D60902" w:rsidRDefault="003D5DBD" w:rsidP="00C911EA">
            <w:pPr>
              <w:jc w:val="center"/>
              <w:rPr>
                <w:sz w:val="16"/>
                <w:szCs w:val="16"/>
                <w:lang w:val="en-GB"/>
                <w:rPrChange w:id="301" w:author="Armando Rocca" w:date="2022-01-31T13:32:00Z">
                  <w:rPr>
                    <w:sz w:val="16"/>
                    <w:szCs w:val="16"/>
                  </w:rPr>
                </w:rPrChange>
              </w:rPr>
            </w:pPr>
            <w:r w:rsidRPr="00D60902">
              <w:rPr>
                <w:sz w:val="16"/>
                <w:szCs w:val="16"/>
                <w:lang w:val="en-GB"/>
                <w:rPrChange w:id="302" w:author="Armando Rocca" w:date="2022-01-31T13:32:00Z">
                  <w:rPr>
                    <w:sz w:val="16"/>
                    <w:szCs w:val="16"/>
                  </w:rPr>
                </w:rPrChange>
              </w:rPr>
              <w:t>YES</w:t>
            </w:r>
          </w:p>
        </w:tc>
        <w:tc>
          <w:tcPr>
            <w:tcW w:w="2736" w:type="dxa"/>
            <w:tcBorders>
              <w:top w:val="nil"/>
              <w:left w:val="nil"/>
              <w:bottom w:val="single" w:sz="8" w:space="0" w:color="auto"/>
              <w:right w:val="single" w:sz="8" w:space="0" w:color="auto"/>
            </w:tcBorders>
            <w:tcMar>
              <w:top w:w="0" w:type="dxa"/>
              <w:left w:w="108" w:type="dxa"/>
              <w:bottom w:w="0" w:type="dxa"/>
              <w:right w:w="108" w:type="dxa"/>
            </w:tcMar>
            <w:hideMark/>
          </w:tcPr>
          <w:p w14:paraId="063DC26B" w14:textId="77777777" w:rsidR="003D5DBD" w:rsidRPr="00D60902" w:rsidRDefault="003D5DBD" w:rsidP="00C911EA">
            <w:pPr>
              <w:rPr>
                <w:sz w:val="16"/>
                <w:szCs w:val="16"/>
                <w:lang w:val="en-GB"/>
                <w:rPrChange w:id="303" w:author="Armando Rocca" w:date="2022-01-31T13:32:00Z">
                  <w:rPr>
                    <w:sz w:val="16"/>
                    <w:szCs w:val="16"/>
                  </w:rPr>
                </w:rPrChange>
              </w:rPr>
            </w:pPr>
            <w:r w:rsidRPr="00D60902">
              <w:rPr>
                <w:sz w:val="16"/>
                <w:szCs w:val="16"/>
                <w:lang w:val="en-GB"/>
                <w:rPrChange w:id="304" w:author="Armando Rocca" w:date="2022-01-31T13:32:00Z">
                  <w:rPr>
                    <w:sz w:val="16"/>
                    <w:szCs w:val="16"/>
                  </w:rPr>
                </w:rPrChange>
              </w:rPr>
              <w:t xml:space="preserve">Two possible entries N or S </w:t>
            </w:r>
            <w:r w:rsidRPr="00C911EA">
              <w:rPr>
                <w:noProof/>
                <w:sz w:val="16"/>
                <w:szCs w:val="16"/>
                <w:lang w:eastAsia="en-US"/>
              </w:rPr>
              <w:drawing>
                <wp:inline distT="0" distB="0" distL="0" distR="0" wp14:anchorId="588D277F" wp14:editId="3A310E7A">
                  <wp:extent cx="1377950" cy="2667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377950" cy="266700"/>
                          </a:xfrm>
                          <a:prstGeom prst="rect">
                            <a:avLst/>
                          </a:prstGeom>
                          <a:noFill/>
                          <a:ln>
                            <a:noFill/>
                          </a:ln>
                        </pic:spPr>
                      </pic:pic>
                    </a:graphicData>
                  </a:graphic>
                </wp:inline>
              </w:drawing>
            </w:r>
          </w:p>
        </w:tc>
        <w:tc>
          <w:tcPr>
            <w:tcW w:w="1638" w:type="dxa"/>
            <w:tcBorders>
              <w:top w:val="nil"/>
              <w:left w:val="nil"/>
              <w:bottom w:val="single" w:sz="8" w:space="0" w:color="auto"/>
              <w:right w:val="single" w:sz="8" w:space="0" w:color="auto"/>
            </w:tcBorders>
            <w:tcMar>
              <w:top w:w="0" w:type="dxa"/>
              <w:left w:w="108" w:type="dxa"/>
              <w:bottom w:w="0" w:type="dxa"/>
              <w:right w:w="108" w:type="dxa"/>
            </w:tcMar>
            <w:hideMark/>
          </w:tcPr>
          <w:p w14:paraId="0A583F58" w14:textId="77777777" w:rsidR="003D5DBD" w:rsidRPr="00D60902" w:rsidRDefault="003D5DBD" w:rsidP="00C911EA">
            <w:pPr>
              <w:jc w:val="center"/>
              <w:rPr>
                <w:sz w:val="16"/>
                <w:szCs w:val="16"/>
                <w:lang w:val="en-GB"/>
                <w:rPrChange w:id="305" w:author="Armando Rocca" w:date="2022-01-31T13:32:00Z">
                  <w:rPr>
                    <w:sz w:val="16"/>
                    <w:szCs w:val="16"/>
                  </w:rPr>
                </w:rPrChange>
              </w:rPr>
            </w:pPr>
            <w:r w:rsidRPr="00D60902">
              <w:rPr>
                <w:sz w:val="16"/>
                <w:szCs w:val="16"/>
                <w:lang w:val="en-GB"/>
                <w:rPrChange w:id="306" w:author="Armando Rocca" w:date="2022-01-31T13:32:00Z">
                  <w:rPr>
                    <w:sz w:val="16"/>
                    <w:szCs w:val="16"/>
                  </w:rPr>
                </w:rPrChange>
              </w:rPr>
              <w:t>YES</w:t>
            </w:r>
          </w:p>
        </w:tc>
        <w:tc>
          <w:tcPr>
            <w:tcW w:w="2440" w:type="dxa"/>
            <w:tcBorders>
              <w:top w:val="nil"/>
              <w:left w:val="nil"/>
              <w:bottom w:val="single" w:sz="8" w:space="0" w:color="auto"/>
              <w:right w:val="single" w:sz="8" w:space="0" w:color="auto"/>
            </w:tcBorders>
            <w:tcMar>
              <w:top w:w="0" w:type="dxa"/>
              <w:left w:w="108" w:type="dxa"/>
              <w:bottom w:w="0" w:type="dxa"/>
              <w:right w:w="108" w:type="dxa"/>
            </w:tcMar>
            <w:hideMark/>
          </w:tcPr>
          <w:p w14:paraId="7682B67B" w14:textId="100A1147" w:rsidR="003D5DBD" w:rsidRPr="00D60902" w:rsidRDefault="00172EC7" w:rsidP="00C911EA">
            <w:pPr>
              <w:rPr>
                <w:sz w:val="16"/>
                <w:szCs w:val="16"/>
                <w:lang w:val="en-GB"/>
                <w:rPrChange w:id="307" w:author="Armando Rocca" w:date="2022-01-31T13:32:00Z">
                  <w:rPr>
                    <w:sz w:val="16"/>
                    <w:szCs w:val="16"/>
                  </w:rPr>
                </w:rPrChange>
              </w:rPr>
            </w:pPr>
            <w:r w:rsidRPr="00D60902">
              <w:rPr>
                <w:sz w:val="16"/>
                <w:szCs w:val="16"/>
                <w:lang w:val="en-GB"/>
                <w:rPrChange w:id="308" w:author="Armando Rocca" w:date="2022-01-31T13:32:00Z">
                  <w:rPr>
                    <w:sz w:val="16"/>
                    <w:szCs w:val="16"/>
                  </w:rPr>
                </w:rPrChange>
              </w:rPr>
              <w:t>A new drop down will be defined under the section SAP Field with value blank, S and N</w:t>
            </w:r>
          </w:p>
        </w:tc>
      </w:tr>
      <w:tr w:rsidR="003D5DBD" w:rsidRPr="00D60902" w14:paraId="52719F8A" w14:textId="77777777" w:rsidTr="00C911EA">
        <w:trPr>
          <w:trHeight w:val="264"/>
        </w:trPr>
        <w:tc>
          <w:tcPr>
            <w:tcW w:w="19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77C6BBE" w14:textId="77777777" w:rsidR="003D5DBD" w:rsidRPr="00D60902" w:rsidRDefault="003D5DBD" w:rsidP="00C911EA">
            <w:pPr>
              <w:rPr>
                <w:sz w:val="16"/>
                <w:szCs w:val="16"/>
                <w:lang w:val="en-GB"/>
                <w:rPrChange w:id="309" w:author="Armando Rocca" w:date="2022-01-31T13:32:00Z">
                  <w:rPr>
                    <w:sz w:val="16"/>
                    <w:szCs w:val="16"/>
                    <w:lang w:val="it-IT"/>
                  </w:rPr>
                </w:rPrChange>
              </w:rPr>
            </w:pPr>
            <w:proofErr w:type="spellStart"/>
            <w:r w:rsidRPr="00D60902">
              <w:rPr>
                <w:sz w:val="16"/>
                <w:szCs w:val="16"/>
                <w:lang w:val="en-GB"/>
                <w:rPrChange w:id="310" w:author="Armando Rocca" w:date="2022-01-31T13:32:00Z">
                  <w:rPr>
                    <w:sz w:val="16"/>
                    <w:szCs w:val="16"/>
                    <w:lang w:val="it-IT"/>
                  </w:rPr>
                </w:rPrChange>
              </w:rPr>
              <w:t>Tipologia</w:t>
            </w:r>
            <w:proofErr w:type="spellEnd"/>
            <w:r w:rsidRPr="00D60902">
              <w:rPr>
                <w:sz w:val="16"/>
                <w:szCs w:val="16"/>
                <w:lang w:val="en-GB"/>
                <w:rPrChange w:id="311" w:author="Armando Rocca" w:date="2022-01-31T13:32:00Z">
                  <w:rPr>
                    <w:sz w:val="16"/>
                    <w:szCs w:val="16"/>
                    <w:lang w:val="it-IT"/>
                  </w:rPr>
                </w:rPrChange>
              </w:rPr>
              <w:t xml:space="preserve"> di </w:t>
            </w:r>
            <w:proofErr w:type="spellStart"/>
            <w:r w:rsidRPr="00D60902">
              <w:rPr>
                <w:sz w:val="16"/>
                <w:szCs w:val="16"/>
                <w:lang w:val="en-GB"/>
                <w:rPrChange w:id="312" w:author="Armando Rocca" w:date="2022-01-31T13:32:00Z">
                  <w:rPr>
                    <w:sz w:val="16"/>
                    <w:szCs w:val="16"/>
                    <w:lang w:val="it-IT"/>
                  </w:rPr>
                </w:rPrChange>
              </w:rPr>
              <w:t>cumulabilità</w:t>
            </w:r>
            <w:proofErr w:type="spellEnd"/>
          </w:p>
        </w:tc>
        <w:tc>
          <w:tcPr>
            <w:tcW w:w="1392" w:type="dxa"/>
            <w:tcBorders>
              <w:top w:val="nil"/>
              <w:left w:val="nil"/>
              <w:bottom w:val="single" w:sz="8" w:space="0" w:color="auto"/>
              <w:right w:val="single" w:sz="8" w:space="0" w:color="auto"/>
            </w:tcBorders>
            <w:tcMar>
              <w:top w:w="0" w:type="dxa"/>
              <w:left w:w="108" w:type="dxa"/>
              <w:bottom w:w="0" w:type="dxa"/>
              <w:right w:w="108" w:type="dxa"/>
            </w:tcMar>
            <w:hideMark/>
          </w:tcPr>
          <w:p w14:paraId="7B3E5081" w14:textId="77777777" w:rsidR="003D5DBD" w:rsidRPr="00D65D35" w:rsidRDefault="003D5DBD" w:rsidP="00C911EA">
            <w:pPr>
              <w:rPr>
                <w:sz w:val="16"/>
                <w:szCs w:val="16"/>
                <w:lang w:val="it-IT"/>
              </w:rPr>
            </w:pPr>
            <w:r w:rsidRPr="00D65D35">
              <w:rPr>
                <w:sz w:val="16"/>
                <w:szCs w:val="16"/>
                <w:lang w:val="it-IT"/>
              </w:rPr>
              <w:t>ZRE_ARCH_PRJ- TIPO_CUM</w:t>
            </w:r>
          </w:p>
        </w:tc>
        <w:tc>
          <w:tcPr>
            <w:tcW w:w="1006" w:type="dxa"/>
            <w:tcBorders>
              <w:top w:val="nil"/>
              <w:left w:val="nil"/>
              <w:bottom w:val="single" w:sz="8" w:space="0" w:color="auto"/>
              <w:right w:val="single" w:sz="8" w:space="0" w:color="auto"/>
            </w:tcBorders>
            <w:tcMar>
              <w:top w:w="0" w:type="dxa"/>
              <w:left w:w="108" w:type="dxa"/>
              <w:bottom w:w="0" w:type="dxa"/>
              <w:right w:w="108" w:type="dxa"/>
            </w:tcMar>
            <w:hideMark/>
          </w:tcPr>
          <w:p w14:paraId="20A36811" w14:textId="77777777" w:rsidR="003D5DBD" w:rsidRPr="00D60902" w:rsidRDefault="003D5DBD" w:rsidP="00C911EA">
            <w:pPr>
              <w:jc w:val="center"/>
              <w:rPr>
                <w:sz w:val="16"/>
                <w:szCs w:val="16"/>
                <w:lang w:val="en-GB"/>
                <w:rPrChange w:id="313" w:author="Armando Rocca" w:date="2022-01-31T13:32:00Z">
                  <w:rPr>
                    <w:sz w:val="16"/>
                    <w:szCs w:val="16"/>
                  </w:rPr>
                </w:rPrChange>
              </w:rPr>
            </w:pPr>
            <w:r w:rsidRPr="00D60902">
              <w:rPr>
                <w:sz w:val="16"/>
                <w:szCs w:val="16"/>
                <w:lang w:val="en-GB"/>
                <w:rPrChange w:id="314" w:author="Armando Rocca" w:date="2022-01-31T13:32:00Z">
                  <w:rPr>
                    <w:sz w:val="16"/>
                    <w:szCs w:val="16"/>
                  </w:rPr>
                </w:rPrChange>
              </w:rPr>
              <w:t>YES</w:t>
            </w:r>
          </w:p>
        </w:tc>
        <w:tc>
          <w:tcPr>
            <w:tcW w:w="2736" w:type="dxa"/>
            <w:tcBorders>
              <w:top w:val="nil"/>
              <w:left w:val="nil"/>
              <w:bottom w:val="single" w:sz="8" w:space="0" w:color="auto"/>
              <w:right w:val="single" w:sz="8" w:space="0" w:color="auto"/>
            </w:tcBorders>
            <w:tcMar>
              <w:top w:w="0" w:type="dxa"/>
              <w:left w:w="108" w:type="dxa"/>
              <w:bottom w:w="0" w:type="dxa"/>
              <w:right w:w="108" w:type="dxa"/>
            </w:tcMar>
            <w:hideMark/>
          </w:tcPr>
          <w:p w14:paraId="37DC09C0" w14:textId="77777777" w:rsidR="003D5DBD" w:rsidRPr="00D60902" w:rsidRDefault="003D5DBD" w:rsidP="00C911EA">
            <w:pPr>
              <w:rPr>
                <w:sz w:val="16"/>
                <w:szCs w:val="16"/>
                <w:lang w:val="en-GB"/>
                <w:rPrChange w:id="315" w:author="Armando Rocca" w:date="2022-01-31T13:32:00Z">
                  <w:rPr>
                    <w:sz w:val="16"/>
                    <w:szCs w:val="16"/>
                  </w:rPr>
                </w:rPrChange>
              </w:rPr>
            </w:pPr>
            <w:r w:rsidRPr="00D60902">
              <w:rPr>
                <w:sz w:val="16"/>
                <w:szCs w:val="16"/>
                <w:lang w:val="en-GB"/>
                <w:rPrChange w:id="316" w:author="Armando Rocca" w:date="2022-01-31T13:32:00Z">
                  <w:rPr>
                    <w:sz w:val="16"/>
                    <w:szCs w:val="16"/>
                  </w:rPr>
                </w:rPrChange>
              </w:rPr>
              <w:t xml:space="preserve">Two possible entries N or L </w:t>
            </w:r>
            <w:r w:rsidRPr="00C911EA">
              <w:rPr>
                <w:noProof/>
                <w:sz w:val="16"/>
                <w:szCs w:val="16"/>
                <w:lang w:eastAsia="en-US"/>
              </w:rPr>
              <w:drawing>
                <wp:inline distT="0" distB="0" distL="0" distR="0" wp14:anchorId="070521E9" wp14:editId="6AF294F9">
                  <wp:extent cx="1593850" cy="2413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593850" cy="241300"/>
                          </a:xfrm>
                          <a:prstGeom prst="rect">
                            <a:avLst/>
                          </a:prstGeom>
                          <a:noFill/>
                          <a:ln>
                            <a:noFill/>
                          </a:ln>
                        </pic:spPr>
                      </pic:pic>
                    </a:graphicData>
                  </a:graphic>
                </wp:inline>
              </w:drawing>
            </w:r>
          </w:p>
        </w:tc>
        <w:tc>
          <w:tcPr>
            <w:tcW w:w="1638" w:type="dxa"/>
            <w:tcBorders>
              <w:top w:val="nil"/>
              <w:left w:val="nil"/>
              <w:bottom w:val="single" w:sz="8" w:space="0" w:color="auto"/>
              <w:right w:val="single" w:sz="8" w:space="0" w:color="auto"/>
            </w:tcBorders>
            <w:tcMar>
              <w:top w:w="0" w:type="dxa"/>
              <w:left w:w="108" w:type="dxa"/>
              <w:bottom w:w="0" w:type="dxa"/>
              <w:right w:w="108" w:type="dxa"/>
            </w:tcMar>
            <w:hideMark/>
          </w:tcPr>
          <w:p w14:paraId="0F6EDFB9" w14:textId="77777777" w:rsidR="003D5DBD" w:rsidRPr="00D60902" w:rsidRDefault="003D5DBD" w:rsidP="00C911EA">
            <w:pPr>
              <w:jc w:val="center"/>
              <w:rPr>
                <w:sz w:val="16"/>
                <w:szCs w:val="16"/>
                <w:lang w:val="en-GB"/>
                <w:rPrChange w:id="317" w:author="Armando Rocca" w:date="2022-01-31T13:32:00Z">
                  <w:rPr>
                    <w:sz w:val="16"/>
                    <w:szCs w:val="16"/>
                  </w:rPr>
                </w:rPrChange>
              </w:rPr>
            </w:pPr>
            <w:r w:rsidRPr="00D60902">
              <w:rPr>
                <w:sz w:val="16"/>
                <w:szCs w:val="16"/>
                <w:lang w:val="en-GB"/>
                <w:rPrChange w:id="318" w:author="Armando Rocca" w:date="2022-01-31T13:32:00Z">
                  <w:rPr>
                    <w:sz w:val="16"/>
                    <w:szCs w:val="16"/>
                  </w:rPr>
                </w:rPrChange>
              </w:rPr>
              <w:t>YES</w:t>
            </w:r>
          </w:p>
        </w:tc>
        <w:tc>
          <w:tcPr>
            <w:tcW w:w="2440" w:type="dxa"/>
            <w:tcBorders>
              <w:top w:val="nil"/>
              <w:left w:val="nil"/>
              <w:bottom w:val="single" w:sz="8" w:space="0" w:color="auto"/>
              <w:right w:val="single" w:sz="8" w:space="0" w:color="auto"/>
            </w:tcBorders>
            <w:tcMar>
              <w:top w:w="0" w:type="dxa"/>
              <w:left w:w="108" w:type="dxa"/>
              <w:bottom w:w="0" w:type="dxa"/>
              <w:right w:w="108" w:type="dxa"/>
            </w:tcMar>
            <w:hideMark/>
          </w:tcPr>
          <w:p w14:paraId="2B896EEF" w14:textId="595301C9" w:rsidR="003D5DBD" w:rsidRPr="00D60902" w:rsidRDefault="00172EC7" w:rsidP="00C911EA">
            <w:pPr>
              <w:rPr>
                <w:sz w:val="16"/>
                <w:szCs w:val="16"/>
                <w:lang w:val="en-GB"/>
                <w:rPrChange w:id="319" w:author="Armando Rocca" w:date="2022-01-31T13:32:00Z">
                  <w:rPr>
                    <w:sz w:val="16"/>
                    <w:szCs w:val="16"/>
                  </w:rPr>
                </w:rPrChange>
              </w:rPr>
            </w:pPr>
            <w:r w:rsidRPr="00D60902">
              <w:rPr>
                <w:sz w:val="16"/>
                <w:szCs w:val="16"/>
                <w:lang w:val="en-GB"/>
                <w:rPrChange w:id="320" w:author="Armando Rocca" w:date="2022-01-31T13:32:00Z">
                  <w:rPr>
                    <w:sz w:val="16"/>
                    <w:szCs w:val="16"/>
                  </w:rPr>
                </w:rPrChange>
              </w:rPr>
              <w:t xml:space="preserve">A new drop down will be defined under the section SAP Field with value </w:t>
            </w:r>
            <w:r w:rsidR="00175FA7" w:rsidRPr="00D60902">
              <w:rPr>
                <w:sz w:val="16"/>
                <w:szCs w:val="16"/>
                <w:lang w:val="en-GB"/>
                <w:rPrChange w:id="321" w:author="Armando Rocca" w:date="2022-01-31T13:32:00Z">
                  <w:rPr>
                    <w:sz w:val="16"/>
                    <w:szCs w:val="16"/>
                  </w:rPr>
                </w:rPrChange>
              </w:rPr>
              <w:t>L</w:t>
            </w:r>
            <w:r w:rsidRPr="00D60902">
              <w:rPr>
                <w:sz w:val="16"/>
                <w:szCs w:val="16"/>
                <w:lang w:val="en-GB"/>
                <w:rPrChange w:id="322" w:author="Armando Rocca" w:date="2022-01-31T13:32:00Z">
                  <w:rPr>
                    <w:sz w:val="16"/>
                    <w:szCs w:val="16"/>
                  </w:rPr>
                </w:rPrChange>
              </w:rPr>
              <w:t xml:space="preserve"> and N</w:t>
            </w:r>
          </w:p>
        </w:tc>
      </w:tr>
      <w:tr w:rsidR="003D5DBD" w:rsidRPr="00D60902" w14:paraId="642D5E3E" w14:textId="77777777" w:rsidTr="00C911EA">
        <w:trPr>
          <w:trHeight w:val="264"/>
        </w:trPr>
        <w:tc>
          <w:tcPr>
            <w:tcW w:w="19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C024D5E" w14:textId="77777777" w:rsidR="003D5DBD" w:rsidRPr="00D60902" w:rsidRDefault="003D5DBD" w:rsidP="00C911EA">
            <w:pPr>
              <w:rPr>
                <w:sz w:val="16"/>
                <w:szCs w:val="16"/>
                <w:lang w:val="en-GB"/>
                <w:rPrChange w:id="323" w:author="Armando Rocca" w:date="2022-01-31T13:32:00Z">
                  <w:rPr>
                    <w:sz w:val="16"/>
                    <w:szCs w:val="16"/>
                    <w:lang w:val="it-IT"/>
                  </w:rPr>
                </w:rPrChange>
              </w:rPr>
            </w:pPr>
            <w:r w:rsidRPr="00D60902">
              <w:rPr>
                <w:sz w:val="16"/>
                <w:szCs w:val="16"/>
                <w:lang w:val="en-GB"/>
                <w:rPrChange w:id="324" w:author="Armando Rocca" w:date="2022-01-31T13:32:00Z">
                  <w:rPr>
                    <w:sz w:val="16"/>
                    <w:szCs w:val="16"/>
                  </w:rPr>
                </w:rPrChange>
              </w:rPr>
              <w:t xml:space="preserve">Flag </w:t>
            </w:r>
            <w:proofErr w:type="spellStart"/>
            <w:r w:rsidRPr="00D60902">
              <w:rPr>
                <w:sz w:val="16"/>
                <w:szCs w:val="16"/>
                <w:lang w:val="en-GB"/>
                <w:rPrChange w:id="325" w:author="Armando Rocca" w:date="2022-01-31T13:32:00Z">
                  <w:rPr>
                    <w:sz w:val="16"/>
                    <w:szCs w:val="16"/>
                  </w:rPr>
                </w:rPrChange>
              </w:rPr>
              <w:t>utilizzo</w:t>
            </w:r>
            <w:proofErr w:type="spellEnd"/>
            <w:r w:rsidRPr="00D60902">
              <w:rPr>
                <w:sz w:val="16"/>
                <w:szCs w:val="16"/>
                <w:lang w:val="en-GB"/>
                <w:rPrChange w:id="326" w:author="Armando Rocca" w:date="2022-01-31T13:32:00Z">
                  <w:rPr>
                    <w:sz w:val="16"/>
                    <w:szCs w:val="16"/>
                  </w:rPr>
                </w:rPrChange>
              </w:rPr>
              <w:t xml:space="preserve"> </w:t>
            </w:r>
            <w:proofErr w:type="spellStart"/>
            <w:r w:rsidRPr="00D60902">
              <w:rPr>
                <w:sz w:val="16"/>
                <w:szCs w:val="16"/>
                <w:lang w:val="en-GB"/>
                <w:rPrChange w:id="327" w:author="Armando Rocca" w:date="2022-01-31T13:32:00Z">
                  <w:rPr>
                    <w:sz w:val="16"/>
                    <w:szCs w:val="16"/>
                  </w:rPr>
                </w:rPrChange>
              </w:rPr>
              <w:t>straordinario</w:t>
            </w:r>
            <w:proofErr w:type="spellEnd"/>
          </w:p>
        </w:tc>
        <w:tc>
          <w:tcPr>
            <w:tcW w:w="1392" w:type="dxa"/>
            <w:tcBorders>
              <w:top w:val="nil"/>
              <w:left w:val="nil"/>
              <w:bottom w:val="single" w:sz="8" w:space="0" w:color="auto"/>
              <w:right w:val="single" w:sz="8" w:space="0" w:color="auto"/>
            </w:tcBorders>
            <w:tcMar>
              <w:top w:w="0" w:type="dxa"/>
              <w:left w:w="108" w:type="dxa"/>
              <w:bottom w:w="0" w:type="dxa"/>
              <w:right w:w="108" w:type="dxa"/>
            </w:tcMar>
            <w:hideMark/>
          </w:tcPr>
          <w:p w14:paraId="2F5EFFFE" w14:textId="77777777" w:rsidR="003D5DBD" w:rsidRPr="00D60902" w:rsidRDefault="003D5DBD" w:rsidP="00C911EA">
            <w:pPr>
              <w:rPr>
                <w:sz w:val="16"/>
                <w:szCs w:val="16"/>
                <w:lang w:val="en-GB"/>
                <w:rPrChange w:id="328" w:author="Armando Rocca" w:date="2022-01-31T13:32:00Z">
                  <w:rPr>
                    <w:sz w:val="16"/>
                    <w:szCs w:val="16"/>
                  </w:rPr>
                </w:rPrChange>
              </w:rPr>
            </w:pPr>
            <w:r w:rsidRPr="00D60902">
              <w:rPr>
                <w:sz w:val="16"/>
                <w:szCs w:val="16"/>
                <w:lang w:val="en-GB"/>
                <w:rPrChange w:id="329" w:author="Armando Rocca" w:date="2022-01-31T13:32:00Z">
                  <w:rPr>
                    <w:sz w:val="16"/>
                    <w:szCs w:val="16"/>
                  </w:rPr>
                </w:rPrChange>
              </w:rPr>
              <w:t>ZRE_ARCH_ PRJ- FLAG_STR</w:t>
            </w:r>
          </w:p>
        </w:tc>
        <w:tc>
          <w:tcPr>
            <w:tcW w:w="1006" w:type="dxa"/>
            <w:tcBorders>
              <w:top w:val="nil"/>
              <w:left w:val="nil"/>
              <w:bottom w:val="single" w:sz="8" w:space="0" w:color="auto"/>
              <w:right w:val="single" w:sz="8" w:space="0" w:color="auto"/>
            </w:tcBorders>
            <w:tcMar>
              <w:top w:w="0" w:type="dxa"/>
              <w:left w:w="108" w:type="dxa"/>
              <w:bottom w:w="0" w:type="dxa"/>
              <w:right w:w="108" w:type="dxa"/>
            </w:tcMar>
            <w:hideMark/>
          </w:tcPr>
          <w:p w14:paraId="6A8F7C07" w14:textId="77777777" w:rsidR="003D5DBD" w:rsidRPr="00D60902" w:rsidRDefault="003D5DBD" w:rsidP="00C911EA">
            <w:pPr>
              <w:jc w:val="center"/>
              <w:rPr>
                <w:sz w:val="16"/>
                <w:szCs w:val="16"/>
                <w:lang w:val="en-GB"/>
                <w:rPrChange w:id="330" w:author="Armando Rocca" w:date="2022-01-31T13:32:00Z">
                  <w:rPr>
                    <w:sz w:val="16"/>
                    <w:szCs w:val="16"/>
                  </w:rPr>
                </w:rPrChange>
              </w:rPr>
            </w:pPr>
            <w:r w:rsidRPr="00D60902">
              <w:rPr>
                <w:sz w:val="16"/>
                <w:szCs w:val="16"/>
                <w:lang w:val="en-GB"/>
                <w:rPrChange w:id="331" w:author="Armando Rocca" w:date="2022-01-31T13:32:00Z">
                  <w:rPr>
                    <w:sz w:val="16"/>
                    <w:szCs w:val="16"/>
                  </w:rPr>
                </w:rPrChange>
              </w:rPr>
              <w:t>YES</w:t>
            </w:r>
          </w:p>
        </w:tc>
        <w:tc>
          <w:tcPr>
            <w:tcW w:w="2736" w:type="dxa"/>
            <w:tcBorders>
              <w:top w:val="nil"/>
              <w:left w:val="nil"/>
              <w:bottom w:val="single" w:sz="8" w:space="0" w:color="auto"/>
              <w:right w:val="single" w:sz="8" w:space="0" w:color="auto"/>
            </w:tcBorders>
            <w:tcMar>
              <w:top w:w="0" w:type="dxa"/>
              <w:left w:w="108" w:type="dxa"/>
              <w:bottom w:w="0" w:type="dxa"/>
              <w:right w:w="108" w:type="dxa"/>
            </w:tcMar>
            <w:hideMark/>
          </w:tcPr>
          <w:p w14:paraId="1D9600B2" w14:textId="77777777" w:rsidR="003D5DBD" w:rsidRPr="00D60902" w:rsidRDefault="003D5DBD" w:rsidP="00C911EA">
            <w:pPr>
              <w:rPr>
                <w:sz w:val="16"/>
                <w:szCs w:val="16"/>
                <w:lang w:val="en-GB"/>
                <w:rPrChange w:id="332" w:author="Armando Rocca" w:date="2022-01-31T13:32:00Z">
                  <w:rPr>
                    <w:sz w:val="16"/>
                    <w:szCs w:val="16"/>
                  </w:rPr>
                </w:rPrChange>
              </w:rPr>
            </w:pPr>
            <w:r w:rsidRPr="00D60902">
              <w:rPr>
                <w:sz w:val="16"/>
                <w:szCs w:val="16"/>
                <w:lang w:val="en-GB"/>
                <w:rPrChange w:id="333" w:author="Armando Rocca" w:date="2022-01-31T13:32:00Z">
                  <w:rPr>
                    <w:sz w:val="16"/>
                    <w:szCs w:val="16"/>
                  </w:rPr>
                </w:rPrChange>
              </w:rPr>
              <w:t>Two possible entries Blank or X</w:t>
            </w:r>
          </w:p>
        </w:tc>
        <w:tc>
          <w:tcPr>
            <w:tcW w:w="1638" w:type="dxa"/>
            <w:tcBorders>
              <w:top w:val="nil"/>
              <w:left w:val="nil"/>
              <w:bottom w:val="single" w:sz="8" w:space="0" w:color="auto"/>
              <w:right w:val="single" w:sz="8" w:space="0" w:color="auto"/>
            </w:tcBorders>
            <w:tcMar>
              <w:top w:w="0" w:type="dxa"/>
              <w:left w:w="108" w:type="dxa"/>
              <w:bottom w:w="0" w:type="dxa"/>
              <w:right w:w="108" w:type="dxa"/>
            </w:tcMar>
            <w:hideMark/>
          </w:tcPr>
          <w:p w14:paraId="1EA57293" w14:textId="77777777" w:rsidR="003D5DBD" w:rsidRPr="00D60902" w:rsidRDefault="003D5DBD" w:rsidP="00C911EA">
            <w:pPr>
              <w:jc w:val="center"/>
              <w:rPr>
                <w:sz w:val="16"/>
                <w:szCs w:val="16"/>
                <w:lang w:val="en-GB"/>
                <w:rPrChange w:id="334" w:author="Armando Rocca" w:date="2022-01-31T13:32:00Z">
                  <w:rPr>
                    <w:sz w:val="16"/>
                    <w:szCs w:val="16"/>
                  </w:rPr>
                </w:rPrChange>
              </w:rPr>
            </w:pPr>
            <w:r w:rsidRPr="00D60902">
              <w:rPr>
                <w:sz w:val="16"/>
                <w:szCs w:val="16"/>
                <w:lang w:val="en-GB"/>
                <w:rPrChange w:id="335" w:author="Armando Rocca" w:date="2022-01-31T13:32:00Z">
                  <w:rPr>
                    <w:sz w:val="16"/>
                    <w:szCs w:val="16"/>
                  </w:rPr>
                </w:rPrChange>
              </w:rPr>
              <w:t>YES</w:t>
            </w:r>
          </w:p>
        </w:tc>
        <w:tc>
          <w:tcPr>
            <w:tcW w:w="2440" w:type="dxa"/>
            <w:tcBorders>
              <w:top w:val="nil"/>
              <w:left w:val="nil"/>
              <w:bottom w:val="single" w:sz="8" w:space="0" w:color="auto"/>
              <w:right w:val="single" w:sz="8" w:space="0" w:color="auto"/>
            </w:tcBorders>
            <w:tcMar>
              <w:top w:w="0" w:type="dxa"/>
              <w:left w:w="108" w:type="dxa"/>
              <w:bottom w:w="0" w:type="dxa"/>
              <w:right w:w="108" w:type="dxa"/>
            </w:tcMar>
            <w:hideMark/>
          </w:tcPr>
          <w:p w14:paraId="4C2936EF" w14:textId="6B9809AE" w:rsidR="003D5DBD" w:rsidRPr="00D60902" w:rsidRDefault="00175FA7" w:rsidP="00C911EA">
            <w:pPr>
              <w:rPr>
                <w:sz w:val="16"/>
                <w:szCs w:val="16"/>
                <w:lang w:val="en-GB"/>
                <w:rPrChange w:id="336" w:author="Armando Rocca" w:date="2022-01-31T13:32:00Z">
                  <w:rPr>
                    <w:sz w:val="16"/>
                    <w:szCs w:val="16"/>
                  </w:rPr>
                </w:rPrChange>
              </w:rPr>
            </w:pPr>
            <w:r w:rsidRPr="00D60902">
              <w:rPr>
                <w:sz w:val="16"/>
                <w:szCs w:val="16"/>
                <w:lang w:val="en-GB"/>
                <w:rPrChange w:id="337" w:author="Armando Rocca" w:date="2022-01-31T13:32:00Z">
                  <w:rPr>
                    <w:sz w:val="16"/>
                    <w:szCs w:val="16"/>
                  </w:rPr>
                </w:rPrChange>
              </w:rPr>
              <w:t>A new check box will be defined under the section SAP Field with value blank or X</w:t>
            </w:r>
          </w:p>
        </w:tc>
      </w:tr>
      <w:tr w:rsidR="003D5DBD" w:rsidRPr="00D60902" w14:paraId="0BBBE2F3" w14:textId="77777777" w:rsidTr="00C911EA">
        <w:trPr>
          <w:trHeight w:val="264"/>
        </w:trPr>
        <w:tc>
          <w:tcPr>
            <w:tcW w:w="19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B854E2F" w14:textId="77777777" w:rsidR="003D5DBD" w:rsidRPr="00D60902" w:rsidRDefault="003D5DBD" w:rsidP="00C911EA">
            <w:pPr>
              <w:rPr>
                <w:sz w:val="16"/>
                <w:szCs w:val="16"/>
                <w:lang w:val="en-GB"/>
                <w:rPrChange w:id="338" w:author="Armando Rocca" w:date="2022-01-31T13:32:00Z">
                  <w:rPr>
                    <w:sz w:val="16"/>
                    <w:szCs w:val="16"/>
                  </w:rPr>
                </w:rPrChange>
              </w:rPr>
            </w:pPr>
            <w:r w:rsidRPr="00D60902">
              <w:rPr>
                <w:sz w:val="16"/>
                <w:szCs w:val="16"/>
                <w:lang w:val="en-GB"/>
                <w:rPrChange w:id="339" w:author="Armando Rocca" w:date="2022-01-31T13:32:00Z">
                  <w:rPr>
                    <w:sz w:val="16"/>
                    <w:szCs w:val="16"/>
                  </w:rPr>
                </w:rPrChange>
              </w:rPr>
              <w:t>CUP_NUM_CONTRATTO</w:t>
            </w:r>
          </w:p>
        </w:tc>
        <w:tc>
          <w:tcPr>
            <w:tcW w:w="1392" w:type="dxa"/>
            <w:tcBorders>
              <w:top w:val="nil"/>
              <w:left w:val="nil"/>
              <w:bottom w:val="single" w:sz="8" w:space="0" w:color="auto"/>
              <w:right w:val="single" w:sz="8" w:space="0" w:color="auto"/>
            </w:tcBorders>
            <w:tcMar>
              <w:top w:w="0" w:type="dxa"/>
              <w:left w:w="108" w:type="dxa"/>
              <w:bottom w:w="0" w:type="dxa"/>
              <w:right w:w="108" w:type="dxa"/>
            </w:tcMar>
            <w:hideMark/>
          </w:tcPr>
          <w:p w14:paraId="04153CDE" w14:textId="77777777" w:rsidR="003D5DBD" w:rsidRPr="00D60902" w:rsidRDefault="003D5DBD" w:rsidP="00C911EA">
            <w:pPr>
              <w:rPr>
                <w:sz w:val="16"/>
                <w:szCs w:val="16"/>
                <w:lang w:val="en-GB"/>
                <w:rPrChange w:id="340" w:author="Armando Rocca" w:date="2022-01-31T13:32:00Z">
                  <w:rPr>
                    <w:sz w:val="16"/>
                    <w:szCs w:val="16"/>
                  </w:rPr>
                </w:rPrChange>
              </w:rPr>
            </w:pPr>
            <w:r w:rsidRPr="00D60902">
              <w:rPr>
                <w:sz w:val="16"/>
                <w:szCs w:val="16"/>
                <w:lang w:val="en-GB"/>
                <w:rPrChange w:id="341" w:author="Armando Rocca" w:date="2022-01-31T13:32:00Z">
                  <w:rPr>
                    <w:sz w:val="16"/>
                    <w:szCs w:val="16"/>
                  </w:rPr>
                </w:rPrChange>
              </w:rPr>
              <w:t>ZRE_ARCH_PRJ-CUD</w:t>
            </w:r>
          </w:p>
        </w:tc>
        <w:tc>
          <w:tcPr>
            <w:tcW w:w="1006" w:type="dxa"/>
            <w:tcBorders>
              <w:top w:val="nil"/>
              <w:left w:val="nil"/>
              <w:bottom w:val="single" w:sz="8" w:space="0" w:color="auto"/>
              <w:right w:val="single" w:sz="8" w:space="0" w:color="auto"/>
            </w:tcBorders>
            <w:tcMar>
              <w:top w:w="0" w:type="dxa"/>
              <w:left w:w="108" w:type="dxa"/>
              <w:bottom w:w="0" w:type="dxa"/>
              <w:right w:w="108" w:type="dxa"/>
            </w:tcMar>
            <w:hideMark/>
          </w:tcPr>
          <w:p w14:paraId="3DCCB151" w14:textId="77777777" w:rsidR="003D5DBD" w:rsidRPr="00D60902" w:rsidRDefault="003D5DBD" w:rsidP="00C911EA">
            <w:pPr>
              <w:jc w:val="center"/>
              <w:rPr>
                <w:sz w:val="16"/>
                <w:szCs w:val="16"/>
                <w:lang w:val="en-GB"/>
                <w:rPrChange w:id="342" w:author="Armando Rocca" w:date="2022-01-31T13:32:00Z">
                  <w:rPr>
                    <w:sz w:val="16"/>
                    <w:szCs w:val="16"/>
                  </w:rPr>
                </w:rPrChange>
              </w:rPr>
            </w:pPr>
            <w:r w:rsidRPr="00D60902">
              <w:rPr>
                <w:sz w:val="16"/>
                <w:szCs w:val="16"/>
                <w:lang w:val="en-GB"/>
                <w:rPrChange w:id="343" w:author="Armando Rocca" w:date="2022-01-31T13:32:00Z">
                  <w:rPr>
                    <w:sz w:val="16"/>
                    <w:szCs w:val="16"/>
                  </w:rPr>
                </w:rPrChange>
              </w:rPr>
              <w:t>NO</w:t>
            </w:r>
          </w:p>
        </w:tc>
        <w:tc>
          <w:tcPr>
            <w:tcW w:w="2736" w:type="dxa"/>
            <w:tcBorders>
              <w:top w:val="nil"/>
              <w:left w:val="nil"/>
              <w:bottom w:val="single" w:sz="8" w:space="0" w:color="auto"/>
              <w:right w:val="single" w:sz="8" w:space="0" w:color="auto"/>
            </w:tcBorders>
            <w:tcMar>
              <w:top w:w="0" w:type="dxa"/>
              <w:left w:w="108" w:type="dxa"/>
              <w:bottom w:w="0" w:type="dxa"/>
              <w:right w:w="108" w:type="dxa"/>
            </w:tcMar>
            <w:hideMark/>
          </w:tcPr>
          <w:p w14:paraId="70BB51C1" w14:textId="77777777" w:rsidR="003D5DBD" w:rsidRPr="00D60902" w:rsidRDefault="003D5DBD" w:rsidP="00C911EA">
            <w:pPr>
              <w:rPr>
                <w:sz w:val="16"/>
                <w:szCs w:val="16"/>
                <w:lang w:val="en-GB"/>
                <w:rPrChange w:id="344" w:author="Armando Rocca" w:date="2022-01-31T13:32:00Z">
                  <w:rPr>
                    <w:sz w:val="16"/>
                    <w:szCs w:val="16"/>
                  </w:rPr>
                </w:rPrChange>
              </w:rPr>
            </w:pPr>
            <w:r w:rsidRPr="00D60902">
              <w:rPr>
                <w:sz w:val="16"/>
                <w:szCs w:val="16"/>
                <w:lang w:val="en-GB"/>
                <w:rPrChange w:id="345" w:author="Armando Rocca" w:date="2022-01-31T13:32:00Z">
                  <w:rPr>
                    <w:sz w:val="16"/>
                    <w:szCs w:val="16"/>
                  </w:rPr>
                </w:rPrChange>
              </w:rPr>
              <w:t>Free text maximum 40 char</w:t>
            </w:r>
          </w:p>
        </w:tc>
        <w:tc>
          <w:tcPr>
            <w:tcW w:w="1638" w:type="dxa"/>
            <w:tcBorders>
              <w:top w:val="nil"/>
              <w:left w:val="nil"/>
              <w:bottom w:val="single" w:sz="8" w:space="0" w:color="auto"/>
              <w:right w:val="single" w:sz="8" w:space="0" w:color="auto"/>
            </w:tcBorders>
            <w:tcMar>
              <w:top w:w="0" w:type="dxa"/>
              <w:left w:w="108" w:type="dxa"/>
              <w:bottom w:w="0" w:type="dxa"/>
              <w:right w:w="108" w:type="dxa"/>
            </w:tcMar>
            <w:hideMark/>
          </w:tcPr>
          <w:p w14:paraId="5D3C5771" w14:textId="77777777" w:rsidR="003D5DBD" w:rsidRPr="00D60902" w:rsidRDefault="003D5DBD" w:rsidP="00C911EA">
            <w:pPr>
              <w:jc w:val="center"/>
              <w:rPr>
                <w:sz w:val="16"/>
                <w:szCs w:val="16"/>
                <w:lang w:val="en-GB"/>
                <w:rPrChange w:id="346" w:author="Armando Rocca" w:date="2022-01-31T13:32:00Z">
                  <w:rPr>
                    <w:sz w:val="16"/>
                    <w:szCs w:val="16"/>
                  </w:rPr>
                </w:rPrChange>
              </w:rPr>
            </w:pPr>
            <w:r w:rsidRPr="00D60902">
              <w:rPr>
                <w:sz w:val="16"/>
                <w:szCs w:val="16"/>
                <w:lang w:val="en-GB"/>
                <w:rPrChange w:id="347" w:author="Armando Rocca" w:date="2022-01-31T13:32:00Z">
                  <w:rPr>
                    <w:sz w:val="16"/>
                    <w:szCs w:val="16"/>
                  </w:rPr>
                </w:rPrChange>
              </w:rPr>
              <w:t>NO</w:t>
            </w:r>
          </w:p>
        </w:tc>
        <w:tc>
          <w:tcPr>
            <w:tcW w:w="2440" w:type="dxa"/>
            <w:tcBorders>
              <w:top w:val="nil"/>
              <w:left w:val="nil"/>
              <w:bottom w:val="single" w:sz="8" w:space="0" w:color="auto"/>
              <w:right w:val="single" w:sz="8" w:space="0" w:color="auto"/>
            </w:tcBorders>
            <w:tcMar>
              <w:top w:w="0" w:type="dxa"/>
              <w:left w:w="108" w:type="dxa"/>
              <w:bottom w:w="0" w:type="dxa"/>
              <w:right w:w="108" w:type="dxa"/>
            </w:tcMar>
            <w:hideMark/>
          </w:tcPr>
          <w:p w14:paraId="6EF36D7A" w14:textId="5DC8556B" w:rsidR="003D5DBD" w:rsidRPr="00D60902" w:rsidRDefault="00175FA7" w:rsidP="00C911EA">
            <w:pPr>
              <w:rPr>
                <w:sz w:val="16"/>
                <w:szCs w:val="16"/>
                <w:lang w:val="en-GB"/>
                <w:rPrChange w:id="348" w:author="Armando Rocca" w:date="2022-01-31T13:32:00Z">
                  <w:rPr>
                    <w:sz w:val="16"/>
                    <w:szCs w:val="16"/>
                  </w:rPr>
                </w:rPrChange>
              </w:rPr>
            </w:pPr>
            <w:r w:rsidRPr="00D60902">
              <w:rPr>
                <w:sz w:val="16"/>
                <w:szCs w:val="16"/>
                <w:lang w:val="en-GB"/>
                <w:rPrChange w:id="349" w:author="Armando Rocca" w:date="2022-01-31T13:32:00Z">
                  <w:rPr>
                    <w:sz w:val="16"/>
                    <w:szCs w:val="16"/>
                  </w:rPr>
                </w:rPrChange>
              </w:rPr>
              <w:t xml:space="preserve">A free text cell will be defined under the section SAP. If </w:t>
            </w:r>
            <w:proofErr w:type="gramStart"/>
            <w:r w:rsidRPr="00D60902">
              <w:rPr>
                <w:sz w:val="16"/>
                <w:szCs w:val="16"/>
                <w:lang w:val="en-GB"/>
                <w:rPrChange w:id="350" w:author="Armando Rocca" w:date="2022-01-31T13:32:00Z">
                  <w:rPr>
                    <w:sz w:val="16"/>
                    <w:szCs w:val="16"/>
                  </w:rPr>
                </w:rPrChange>
              </w:rPr>
              <w:t>possible</w:t>
            </w:r>
            <w:proofErr w:type="gramEnd"/>
            <w:r w:rsidRPr="00D60902">
              <w:rPr>
                <w:sz w:val="16"/>
                <w:szCs w:val="16"/>
                <w:lang w:val="en-GB"/>
                <w:rPrChange w:id="351" w:author="Armando Rocca" w:date="2022-01-31T13:32:00Z">
                  <w:rPr>
                    <w:sz w:val="16"/>
                    <w:szCs w:val="16"/>
                  </w:rPr>
                </w:rPrChange>
              </w:rPr>
              <w:t xml:space="preserve"> to have a fields </w:t>
            </w:r>
            <w:r w:rsidR="00085549" w:rsidRPr="00D60902">
              <w:rPr>
                <w:sz w:val="16"/>
                <w:szCs w:val="16"/>
                <w:lang w:val="en-GB"/>
                <w:rPrChange w:id="352" w:author="Armando Rocca" w:date="2022-01-31T13:32:00Z">
                  <w:rPr>
                    <w:sz w:val="16"/>
                    <w:szCs w:val="16"/>
                  </w:rPr>
                </w:rPrChange>
              </w:rPr>
              <w:t xml:space="preserve">that accept only 40 characters the follow check is not required. </w:t>
            </w:r>
            <w:r w:rsidRPr="00D60902">
              <w:rPr>
                <w:sz w:val="16"/>
                <w:szCs w:val="16"/>
                <w:lang w:val="en-GB"/>
                <w:rPrChange w:id="353" w:author="Armando Rocca" w:date="2022-01-31T13:32:00Z">
                  <w:rPr>
                    <w:sz w:val="16"/>
                    <w:szCs w:val="16"/>
                  </w:rPr>
                </w:rPrChange>
              </w:rPr>
              <w:t xml:space="preserve">A check will be done to send </w:t>
            </w:r>
            <w:r w:rsidR="00085549" w:rsidRPr="00D60902">
              <w:rPr>
                <w:sz w:val="16"/>
                <w:szCs w:val="16"/>
                <w:lang w:val="en-GB"/>
                <w:rPrChange w:id="354" w:author="Armando Rocca" w:date="2022-01-31T13:32:00Z">
                  <w:rPr>
                    <w:sz w:val="16"/>
                    <w:szCs w:val="16"/>
                  </w:rPr>
                </w:rPrChange>
              </w:rPr>
              <w:t xml:space="preserve">to SAP </w:t>
            </w:r>
            <w:r w:rsidRPr="00D60902">
              <w:rPr>
                <w:sz w:val="16"/>
                <w:szCs w:val="16"/>
                <w:lang w:val="en-GB"/>
                <w:rPrChange w:id="355" w:author="Armando Rocca" w:date="2022-01-31T13:32:00Z">
                  <w:rPr>
                    <w:sz w:val="16"/>
                    <w:szCs w:val="16"/>
                  </w:rPr>
                </w:rPrChange>
              </w:rPr>
              <w:t xml:space="preserve">only the first 40 characters  </w:t>
            </w:r>
          </w:p>
        </w:tc>
      </w:tr>
      <w:tr w:rsidR="003D5DBD" w:rsidRPr="00D60902" w14:paraId="6C74D145" w14:textId="77777777" w:rsidTr="00C911EA">
        <w:trPr>
          <w:trHeight w:val="264"/>
        </w:trPr>
        <w:tc>
          <w:tcPr>
            <w:tcW w:w="19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1FE410B" w14:textId="77777777" w:rsidR="003D5DBD" w:rsidRPr="00D60902" w:rsidRDefault="003D5DBD" w:rsidP="00C911EA">
            <w:pPr>
              <w:rPr>
                <w:sz w:val="16"/>
                <w:szCs w:val="16"/>
                <w:lang w:val="en-GB"/>
                <w:rPrChange w:id="356" w:author="Armando Rocca" w:date="2022-01-31T13:32:00Z">
                  <w:rPr>
                    <w:sz w:val="16"/>
                    <w:szCs w:val="16"/>
                  </w:rPr>
                </w:rPrChange>
              </w:rPr>
            </w:pPr>
            <w:proofErr w:type="spellStart"/>
            <w:r w:rsidRPr="00D60902">
              <w:rPr>
                <w:sz w:val="16"/>
                <w:szCs w:val="16"/>
                <w:lang w:val="en-GB"/>
                <w:rPrChange w:id="357" w:author="Armando Rocca" w:date="2022-01-31T13:32:00Z">
                  <w:rPr>
                    <w:sz w:val="16"/>
                    <w:szCs w:val="16"/>
                  </w:rPr>
                </w:rPrChange>
              </w:rPr>
              <w:t>Stato</w:t>
            </w:r>
            <w:proofErr w:type="spellEnd"/>
            <w:r w:rsidRPr="00D60902">
              <w:rPr>
                <w:sz w:val="16"/>
                <w:szCs w:val="16"/>
                <w:lang w:val="en-GB"/>
                <w:rPrChange w:id="358" w:author="Armando Rocca" w:date="2022-01-31T13:32:00Z">
                  <w:rPr>
                    <w:sz w:val="16"/>
                    <w:szCs w:val="16"/>
                  </w:rPr>
                </w:rPrChange>
              </w:rPr>
              <w:t xml:space="preserve"> del Progetto</w:t>
            </w:r>
          </w:p>
        </w:tc>
        <w:tc>
          <w:tcPr>
            <w:tcW w:w="1392" w:type="dxa"/>
            <w:tcBorders>
              <w:top w:val="nil"/>
              <w:left w:val="nil"/>
              <w:bottom w:val="single" w:sz="8" w:space="0" w:color="auto"/>
              <w:right w:val="single" w:sz="8" w:space="0" w:color="auto"/>
            </w:tcBorders>
            <w:tcMar>
              <w:top w:w="0" w:type="dxa"/>
              <w:left w:w="108" w:type="dxa"/>
              <w:bottom w:w="0" w:type="dxa"/>
              <w:right w:w="108" w:type="dxa"/>
            </w:tcMar>
            <w:hideMark/>
          </w:tcPr>
          <w:p w14:paraId="521228BF" w14:textId="77777777" w:rsidR="003D5DBD" w:rsidRPr="00D60902" w:rsidRDefault="003D5DBD" w:rsidP="00C911EA">
            <w:pPr>
              <w:rPr>
                <w:sz w:val="16"/>
                <w:szCs w:val="16"/>
                <w:lang w:val="en-GB"/>
                <w:rPrChange w:id="359" w:author="Armando Rocca" w:date="2022-01-31T13:32:00Z">
                  <w:rPr>
                    <w:sz w:val="16"/>
                    <w:szCs w:val="16"/>
                  </w:rPr>
                </w:rPrChange>
              </w:rPr>
            </w:pPr>
            <w:r w:rsidRPr="00D60902">
              <w:rPr>
                <w:sz w:val="16"/>
                <w:szCs w:val="16"/>
                <w:lang w:val="en-GB"/>
                <w:rPrChange w:id="360" w:author="Armando Rocca" w:date="2022-01-31T13:32:00Z">
                  <w:rPr>
                    <w:sz w:val="16"/>
                    <w:szCs w:val="16"/>
                  </w:rPr>
                </w:rPrChange>
              </w:rPr>
              <w:t>ZRE_ARCH_PRJ- ST_PR</w:t>
            </w:r>
          </w:p>
        </w:tc>
        <w:tc>
          <w:tcPr>
            <w:tcW w:w="1006" w:type="dxa"/>
            <w:tcBorders>
              <w:top w:val="nil"/>
              <w:left w:val="nil"/>
              <w:bottom w:val="single" w:sz="8" w:space="0" w:color="auto"/>
              <w:right w:val="single" w:sz="8" w:space="0" w:color="auto"/>
            </w:tcBorders>
            <w:tcMar>
              <w:top w:w="0" w:type="dxa"/>
              <w:left w:w="108" w:type="dxa"/>
              <w:bottom w:w="0" w:type="dxa"/>
              <w:right w:w="108" w:type="dxa"/>
            </w:tcMar>
            <w:hideMark/>
          </w:tcPr>
          <w:p w14:paraId="1DB21ADB" w14:textId="77777777" w:rsidR="003D5DBD" w:rsidRPr="00D60902" w:rsidRDefault="003D5DBD" w:rsidP="00C911EA">
            <w:pPr>
              <w:jc w:val="center"/>
              <w:rPr>
                <w:sz w:val="16"/>
                <w:szCs w:val="16"/>
                <w:lang w:val="en-GB"/>
                <w:rPrChange w:id="361" w:author="Armando Rocca" w:date="2022-01-31T13:32:00Z">
                  <w:rPr>
                    <w:sz w:val="16"/>
                    <w:szCs w:val="16"/>
                  </w:rPr>
                </w:rPrChange>
              </w:rPr>
            </w:pPr>
            <w:r w:rsidRPr="00D60902">
              <w:rPr>
                <w:sz w:val="16"/>
                <w:szCs w:val="16"/>
                <w:lang w:val="en-GB"/>
                <w:rPrChange w:id="362" w:author="Armando Rocca" w:date="2022-01-31T13:32:00Z">
                  <w:rPr>
                    <w:sz w:val="16"/>
                    <w:szCs w:val="16"/>
                  </w:rPr>
                </w:rPrChange>
              </w:rPr>
              <w:t>YES</w:t>
            </w:r>
          </w:p>
        </w:tc>
        <w:tc>
          <w:tcPr>
            <w:tcW w:w="2736" w:type="dxa"/>
            <w:tcBorders>
              <w:top w:val="nil"/>
              <w:left w:val="nil"/>
              <w:bottom w:val="single" w:sz="8" w:space="0" w:color="auto"/>
              <w:right w:val="single" w:sz="8" w:space="0" w:color="auto"/>
            </w:tcBorders>
            <w:tcMar>
              <w:top w:w="0" w:type="dxa"/>
              <w:left w:w="108" w:type="dxa"/>
              <w:bottom w:w="0" w:type="dxa"/>
              <w:right w:w="108" w:type="dxa"/>
            </w:tcMar>
            <w:hideMark/>
          </w:tcPr>
          <w:p w14:paraId="54BCF383" w14:textId="77777777" w:rsidR="003D5DBD" w:rsidRPr="00D60902" w:rsidRDefault="003D5DBD" w:rsidP="00C911EA">
            <w:pPr>
              <w:rPr>
                <w:sz w:val="16"/>
                <w:szCs w:val="16"/>
                <w:lang w:val="en-GB"/>
                <w:rPrChange w:id="363" w:author="Armando Rocca" w:date="2022-01-31T13:32:00Z">
                  <w:rPr>
                    <w:sz w:val="16"/>
                    <w:szCs w:val="16"/>
                  </w:rPr>
                </w:rPrChange>
              </w:rPr>
            </w:pPr>
            <w:r w:rsidRPr="00D60902">
              <w:rPr>
                <w:sz w:val="16"/>
                <w:szCs w:val="16"/>
                <w:lang w:val="en-GB"/>
                <w:rPrChange w:id="364" w:author="Armando Rocca" w:date="2022-01-31T13:32:00Z">
                  <w:rPr>
                    <w:sz w:val="16"/>
                    <w:szCs w:val="16"/>
                  </w:rPr>
                </w:rPrChange>
              </w:rPr>
              <w:t>Three possible values in SAP</w:t>
            </w:r>
          </w:p>
          <w:p w14:paraId="6FD6CC04" w14:textId="77777777" w:rsidR="003D5DBD" w:rsidRPr="00D60902" w:rsidRDefault="003D5DBD" w:rsidP="00C911EA">
            <w:pPr>
              <w:rPr>
                <w:b/>
                <w:bCs/>
                <w:sz w:val="16"/>
                <w:szCs w:val="16"/>
                <w:lang w:val="en-GB"/>
                <w:rPrChange w:id="365" w:author="Armando Rocca" w:date="2022-01-31T13:32:00Z">
                  <w:rPr>
                    <w:b/>
                    <w:bCs/>
                    <w:sz w:val="16"/>
                    <w:szCs w:val="16"/>
                  </w:rPr>
                </w:rPrChange>
              </w:rPr>
            </w:pPr>
            <w:r w:rsidRPr="00D60902">
              <w:rPr>
                <w:b/>
                <w:bCs/>
                <w:sz w:val="16"/>
                <w:szCs w:val="16"/>
                <w:lang w:val="en-GB"/>
                <w:rPrChange w:id="366" w:author="Armando Rocca" w:date="2022-01-31T13:32:00Z">
                  <w:rPr>
                    <w:b/>
                    <w:bCs/>
                    <w:sz w:val="16"/>
                    <w:szCs w:val="16"/>
                  </w:rPr>
                </w:rPrChange>
              </w:rPr>
              <w:t>0         -</w:t>
            </w:r>
            <w:proofErr w:type="spellStart"/>
            <w:r w:rsidRPr="00D60902">
              <w:rPr>
                <w:b/>
                <w:bCs/>
                <w:sz w:val="16"/>
                <w:szCs w:val="16"/>
                <w:lang w:val="en-GB"/>
                <w:rPrChange w:id="367" w:author="Armando Rocca" w:date="2022-01-31T13:32:00Z">
                  <w:rPr>
                    <w:b/>
                    <w:bCs/>
                    <w:sz w:val="16"/>
                    <w:szCs w:val="16"/>
                  </w:rPr>
                </w:rPrChange>
              </w:rPr>
              <w:t>Attivo</w:t>
            </w:r>
            <w:proofErr w:type="spellEnd"/>
          </w:p>
          <w:p w14:paraId="1E5DB715" w14:textId="77777777" w:rsidR="003D5DBD" w:rsidRPr="00D60902" w:rsidRDefault="003D5DBD" w:rsidP="00C911EA">
            <w:pPr>
              <w:rPr>
                <w:b/>
                <w:bCs/>
                <w:sz w:val="16"/>
                <w:szCs w:val="16"/>
                <w:lang w:val="en-GB"/>
                <w:rPrChange w:id="368" w:author="Armando Rocca" w:date="2022-01-31T13:32:00Z">
                  <w:rPr>
                    <w:b/>
                    <w:bCs/>
                    <w:sz w:val="16"/>
                    <w:szCs w:val="16"/>
                  </w:rPr>
                </w:rPrChange>
              </w:rPr>
            </w:pPr>
            <w:r w:rsidRPr="00D60902">
              <w:rPr>
                <w:b/>
                <w:bCs/>
                <w:sz w:val="16"/>
                <w:szCs w:val="16"/>
                <w:lang w:val="en-GB"/>
                <w:rPrChange w:id="369" w:author="Armando Rocca" w:date="2022-01-31T13:32:00Z">
                  <w:rPr>
                    <w:b/>
                    <w:bCs/>
                    <w:sz w:val="16"/>
                    <w:szCs w:val="16"/>
                  </w:rPr>
                </w:rPrChange>
              </w:rPr>
              <w:t xml:space="preserve">1         -Non </w:t>
            </w:r>
            <w:proofErr w:type="spellStart"/>
            <w:r w:rsidRPr="00D60902">
              <w:rPr>
                <w:b/>
                <w:bCs/>
                <w:sz w:val="16"/>
                <w:szCs w:val="16"/>
                <w:lang w:val="en-GB"/>
                <w:rPrChange w:id="370" w:author="Armando Rocca" w:date="2022-01-31T13:32:00Z">
                  <w:rPr>
                    <w:b/>
                    <w:bCs/>
                    <w:sz w:val="16"/>
                    <w:szCs w:val="16"/>
                  </w:rPr>
                </w:rPrChange>
              </w:rPr>
              <w:t>attivo</w:t>
            </w:r>
            <w:proofErr w:type="spellEnd"/>
          </w:p>
          <w:p w14:paraId="0C455D66" w14:textId="77777777" w:rsidR="003D5DBD" w:rsidRPr="00D60902" w:rsidRDefault="003D5DBD" w:rsidP="00C911EA">
            <w:pPr>
              <w:rPr>
                <w:b/>
                <w:bCs/>
                <w:sz w:val="16"/>
                <w:szCs w:val="16"/>
                <w:lang w:val="en-GB"/>
                <w:rPrChange w:id="371" w:author="Armando Rocca" w:date="2022-01-31T13:32:00Z">
                  <w:rPr>
                    <w:b/>
                    <w:bCs/>
                    <w:sz w:val="16"/>
                    <w:szCs w:val="16"/>
                  </w:rPr>
                </w:rPrChange>
              </w:rPr>
            </w:pPr>
            <w:r w:rsidRPr="00D60902">
              <w:rPr>
                <w:b/>
                <w:bCs/>
                <w:sz w:val="16"/>
                <w:szCs w:val="16"/>
                <w:lang w:val="en-GB"/>
                <w:rPrChange w:id="372" w:author="Armando Rocca" w:date="2022-01-31T13:32:00Z">
                  <w:rPr>
                    <w:b/>
                    <w:bCs/>
                    <w:sz w:val="16"/>
                    <w:szCs w:val="16"/>
                  </w:rPr>
                </w:rPrChange>
              </w:rPr>
              <w:t>9         -</w:t>
            </w:r>
            <w:proofErr w:type="spellStart"/>
            <w:r w:rsidRPr="00D60902">
              <w:rPr>
                <w:b/>
                <w:bCs/>
                <w:sz w:val="16"/>
                <w:szCs w:val="16"/>
                <w:lang w:val="en-GB"/>
                <w:rPrChange w:id="373" w:author="Armando Rocca" w:date="2022-01-31T13:32:00Z">
                  <w:rPr>
                    <w:b/>
                    <w:bCs/>
                    <w:sz w:val="16"/>
                    <w:szCs w:val="16"/>
                  </w:rPr>
                </w:rPrChange>
              </w:rPr>
              <w:t>Chiuso</w:t>
            </w:r>
            <w:proofErr w:type="spellEnd"/>
          </w:p>
        </w:tc>
        <w:tc>
          <w:tcPr>
            <w:tcW w:w="1638" w:type="dxa"/>
            <w:tcBorders>
              <w:top w:val="nil"/>
              <w:left w:val="nil"/>
              <w:bottom w:val="single" w:sz="8" w:space="0" w:color="auto"/>
              <w:right w:val="single" w:sz="8" w:space="0" w:color="auto"/>
            </w:tcBorders>
            <w:tcMar>
              <w:top w:w="0" w:type="dxa"/>
              <w:left w:w="108" w:type="dxa"/>
              <w:bottom w:w="0" w:type="dxa"/>
              <w:right w:w="108" w:type="dxa"/>
            </w:tcMar>
            <w:hideMark/>
          </w:tcPr>
          <w:p w14:paraId="5C1CD171" w14:textId="77777777" w:rsidR="003D5DBD" w:rsidRPr="00D60902" w:rsidRDefault="003D5DBD" w:rsidP="00C911EA">
            <w:pPr>
              <w:jc w:val="center"/>
              <w:rPr>
                <w:sz w:val="16"/>
                <w:szCs w:val="16"/>
                <w:lang w:val="en-GB"/>
                <w:rPrChange w:id="374" w:author="Armando Rocca" w:date="2022-01-31T13:32:00Z">
                  <w:rPr>
                    <w:sz w:val="16"/>
                    <w:szCs w:val="16"/>
                  </w:rPr>
                </w:rPrChange>
              </w:rPr>
            </w:pPr>
            <w:r w:rsidRPr="00D60902">
              <w:rPr>
                <w:sz w:val="16"/>
                <w:szCs w:val="16"/>
                <w:lang w:val="en-GB"/>
                <w:rPrChange w:id="375" w:author="Armando Rocca" w:date="2022-01-31T13:32:00Z">
                  <w:rPr>
                    <w:sz w:val="16"/>
                    <w:szCs w:val="16"/>
                  </w:rPr>
                </w:rPrChange>
              </w:rPr>
              <w:t>YES</w:t>
            </w:r>
          </w:p>
        </w:tc>
        <w:tc>
          <w:tcPr>
            <w:tcW w:w="2440" w:type="dxa"/>
            <w:tcBorders>
              <w:top w:val="nil"/>
              <w:left w:val="nil"/>
              <w:bottom w:val="single" w:sz="8" w:space="0" w:color="auto"/>
              <w:right w:val="single" w:sz="8" w:space="0" w:color="auto"/>
            </w:tcBorders>
            <w:tcMar>
              <w:top w:w="0" w:type="dxa"/>
              <w:left w:w="108" w:type="dxa"/>
              <w:bottom w:w="0" w:type="dxa"/>
              <w:right w:w="108" w:type="dxa"/>
            </w:tcMar>
            <w:hideMark/>
          </w:tcPr>
          <w:p w14:paraId="30318042" w14:textId="196B75B7" w:rsidR="00175FA7" w:rsidRPr="00D60902" w:rsidRDefault="00175FA7" w:rsidP="00C911EA">
            <w:pPr>
              <w:rPr>
                <w:sz w:val="16"/>
                <w:szCs w:val="16"/>
                <w:lang w:val="en-GB"/>
                <w:rPrChange w:id="376" w:author="Armando Rocca" w:date="2022-01-31T13:32:00Z">
                  <w:rPr>
                    <w:sz w:val="16"/>
                    <w:szCs w:val="16"/>
                  </w:rPr>
                </w:rPrChange>
              </w:rPr>
            </w:pPr>
            <w:r w:rsidRPr="00D60902">
              <w:rPr>
                <w:sz w:val="16"/>
                <w:szCs w:val="16"/>
                <w:lang w:val="en-GB"/>
                <w:rPrChange w:id="377" w:author="Armando Rocca" w:date="2022-01-31T13:32:00Z">
                  <w:rPr>
                    <w:sz w:val="16"/>
                    <w:szCs w:val="16"/>
                  </w:rPr>
                </w:rPrChange>
              </w:rPr>
              <w:t>It is the project status; our values will be translating as show here below:</w:t>
            </w:r>
          </w:p>
          <w:p w14:paraId="44ADDD6E" w14:textId="4BCB975E" w:rsidR="00175FA7" w:rsidRPr="00D60902" w:rsidRDefault="00175FA7" w:rsidP="00C911EA">
            <w:pPr>
              <w:rPr>
                <w:sz w:val="16"/>
                <w:szCs w:val="16"/>
                <w:lang w:val="en-GB"/>
                <w:rPrChange w:id="378" w:author="Armando Rocca" w:date="2022-01-31T13:32:00Z">
                  <w:rPr>
                    <w:sz w:val="16"/>
                    <w:szCs w:val="16"/>
                  </w:rPr>
                </w:rPrChange>
              </w:rPr>
            </w:pPr>
            <w:r w:rsidRPr="00D60902">
              <w:rPr>
                <w:sz w:val="16"/>
                <w:szCs w:val="16"/>
                <w:lang w:val="en-GB"/>
                <w:rPrChange w:id="379" w:author="Armando Rocca" w:date="2022-01-31T13:32:00Z">
                  <w:rPr>
                    <w:sz w:val="16"/>
                    <w:szCs w:val="16"/>
                  </w:rPr>
                </w:rPrChange>
              </w:rPr>
              <w:t>OPEN = 0</w:t>
            </w:r>
          </w:p>
          <w:p w14:paraId="44E4ED79" w14:textId="77777777" w:rsidR="00175FA7" w:rsidRPr="00D60902" w:rsidRDefault="00175FA7" w:rsidP="00C911EA">
            <w:pPr>
              <w:rPr>
                <w:sz w:val="16"/>
                <w:szCs w:val="16"/>
                <w:lang w:val="en-GB"/>
                <w:rPrChange w:id="380" w:author="Armando Rocca" w:date="2022-01-31T13:32:00Z">
                  <w:rPr>
                    <w:sz w:val="16"/>
                    <w:szCs w:val="16"/>
                  </w:rPr>
                </w:rPrChange>
              </w:rPr>
            </w:pPr>
            <w:r w:rsidRPr="00D60902">
              <w:rPr>
                <w:sz w:val="16"/>
                <w:szCs w:val="16"/>
                <w:lang w:val="en-GB"/>
                <w:rPrChange w:id="381" w:author="Armando Rocca" w:date="2022-01-31T13:32:00Z">
                  <w:rPr>
                    <w:sz w:val="16"/>
                    <w:szCs w:val="16"/>
                  </w:rPr>
                </w:rPrChange>
              </w:rPr>
              <w:t>DRAFT or APPROVED = 1</w:t>
            </w:r>
          </w:p>
          <w:p w14:paraId="589BCF84" w14:textId="71E60D2B" w:rsidR="00175FA7" w:rsidRPr="00D60902" w:rsidRDefault="00175FA7" w:rsidP="00C911EA">
            <w:pPr>
              <w:rPr>
                <w:sz w:val="16"/>
                <w:szCs w:val="16"/>
                <w:lang w:val="en-GB"/>
                <w:rPrChange w:id="382" w:author="Armando Rocca" w:date="2022-01-31T13:32:00Z">
                  <w:rPr>
                    <w:sz w:val="16"/>
                    <w:szCs w:val="16"/>
                  </w:rPr>
                </w:rPrChange>
              </w:rPr>
            </w:pPr>
            <w:r w:rsidRPr="00D60902">
              <w:rPr>
                <w:sz w:val="16"/>
                <w:szCs w:val="16"/>
                <w:lang w:val="en-GB"/>
                <w:rPrChange w:id="383" w:author="Armando Rocca" w:date="2022-01-31T13:32:00Z">
                  <w:rPr>
                    <w:sz w:val="16"/>
                    <w:szCs w:val="16"/>
                  </w:rPr>
                </w:rPrChange>
              </w:rPr>
              <w:t>CLOSED or ON HOLD = 9</w:t>
            </w:r>
          </w:p>
        </w:tc>
      </w:tr>
    </w:tbl>
    <w:p w14:paraId="54FEFB82" w14:textId="77777777" w:rsidR="003D5DBD" w:rsidRPr="00D60902" w:rsidRDefault="003D5DBD" w:rsidP="00242ABC">
      <w:pPr>
        <w:rPr>
          <w:lang w:val="en-GB"/>
          <w:rPrChange w:id="384" w:author="Armando Rocca" w:date="2022-01-31T13:32:00Z">
            <w:rPr>
              <w:lang w:val="pt-BR"/>
            </w:rPr>
          </w:rPrChange>
        </w:rPr>
      </w:pPr>
    </w:p>
    <w:p w14:paraId="476B2772" w14:textId="2DB05B14" w:rsidR="00085549" w:rsidRPr="00D60902" w:rsidRDefault="00085549" w:rsidP="00085549">
      <w:pPr>
        <w:pStyle w:val="Heading3"/>
        <w:rPr>
          <w:lang w:val="en-GB"/>
          <w:rPrChange w:id="385" w:author="Armando Rocca" w:date="2022-01-31T13:32:00Z">
            <w:rPr/>
          </w:rPrChange>
        </w:rPr>
      </w:pPr>
      <w:bookmarkStart w:id="386" w:name="_Toc94113008"/>
      <w:bookmarkStart w:id="387" w:name="_Toc94777275"/>
      <w:r w:rsidRPr="00D60902">
        <w:rPr>
          <w:lang w:val="en-GB"/>
          <w:rPrChange w:id="388" w:author="Armando Rocca" w:date="2022-01-31T13:32:00Z">
            <w:rPr/>
          </w:rPrChange>
        </w:rPr>
        <w:t>Project Form</w:t>
      </w:r>
      <w:bookmarkEnd w:id="386"/>
      <w:bookmarkEnd w:id="387"/>
    </w:p>
    <w:p w14:paraId="608C3FEB" w14:textId="77777777" w:rsidR="00FB7DE9" w:rsidRPr="00D60902" w:rsidRDefault="00FB7DE9">
      <w:pPr>
        <w:rPr>
          <w:ins w:id="389" w:author="Armando Rocca" w:date="2022-01-28T11:19:00Z"/>
          <w:lang w:val="en-GB"/>
          <w:rPrChange w:id="390" w:author="Armando Rocca" w:date="2022-01-31T13:32:00Z">
            <w:rPr>
              <w:ins w:id="391" w:author="Armando Rocca" w:date="2022-01-28T11:19:00Z"/>
            </w:rPr>
          </w:rPrChange>
        </w:rPr>
        <w:pPrChange w:id="392" w:author="Armando Rocca" w:date="2022-01-28T11:19:00Z">
          <w:pPr>
            <w:pStyle w:val="Heading3"/>
          </w:pPr>
        </w:pPrChange>
      </w:pPr>
      <w:ins w:id="393" w:author="Armando Rocca" w:date="2022-01-28T11:19:00Z">
        <w:r w:rsidRPr="00D60902">
          <w:rPr>
            <w:lang w:val="en-GB"/>
            <w:rPrChange w:id="394" w:author="Armando Rocca" w:date="2022-01-31T13:32:00Z">
              <w:rPr/>
            </w:rPrChange>
          </w:rPr>
          <w:t>In a new section available in the TAB General data will be added two new fields:</w:t>
        </w:r>
      </w:ins>
    </w:p>
    <w:p w14:paraId="79A5B6C8" w14:textId="7AF2B8C7" w:rsidR="00FB7DE9" w:rsidRPr="00D60902" w:rsidRDefault="006954AA">
      <w:pPr>
        <w:pStyle w:val="ListParagraph"/>
        <w:numPr>
          <w:ilvl w:val="0"/>
          <w:numId w:val="26"/>
        </w:numPr>
        <w:rPr>
          <w:ins w:id="395" w:author="Armando Rocca" w:date="2022-01-28T11:19:00Z"/>
        </w:rPr>
        <w:pPrChange w:id="396" w:author="Armando Rocca" w:date="2022-01-28T16:09:00Z">
          <w:pPr>
            <w:pStyle w:val="Heading3"/>
          </w:pPr>
        </w:pPrChange>
      </w:pPr>
      <w:r>
        <w:t>S</w:t>
      </w:r>
      <w:ins w:id="397" w:author="Armando Rocca" w:date="2022-01-28T11:19:00Z">
        <w:r w:rsidR="00FB7DE9" w:rsidRPr="00D60902">
          <w:t>elf-financing project</w:t>
        </w:r>
      </w:ins>
      <w:ins w:id="398" w:author="Armando Rocca" w:date="2022-01-28T16:09:00Z">
        <w:r w:rsidR="005F1B81" w:rsidRPr="00D60902">
          <w:t>:</w:t>
        </w:r>
      </w:ins>
    </w:p>
    <w:p w14:paraId="6562223F" w14:textId="6EE7E075" w:rsidR="00FB7DE9" w:rsidRPr="00D60902" w:rsidRDefault="00FB7DE9">
      <w:pPr>
        <w:pStyle w:val="ListParagraph"/>
        <w:numPr>
          <w:ilvl w:val="0"/>
          <w:numId w:val="26"/>
        </w:numPr>
        <w:rPr>
          <w:ins w:id="399" w:author="Armando Rocca" w:date="2022-01-28T11:19:00Z"/>
        </w:rPr>
        <w:pPrChange w:id="400" w:author="Armando Rocca" w:date="2022-01-28T16:09:00Z">
          <w:pPr>
            <w:pStyle w:val="Heading3"/>
          </w:pPr>
        </w:pPrChange>
      </w:pPr>
      <w:ins w:id="401" w:author="Armando Rocca" w:date="2022-01-28T11:19:00Z">
        <w:r w:rsidRPr="00D60902">
          <w:lastRenderedPageBreak/>
          <w:t xml:space="preserve">The subsidiary </w:t>
        </w:r>
      </w:ins>
      <w:ins w:id="402" w:author="Armando Rocca" w:date="2022-01-28T16:09:00Z">
        <w:r w:rsidR="005F1B81" w:rsidRPr="00D60902">
          <w:t>is on</w:t>
        </w:r>
      </w:ins>
      <w:ins w:id="403" w:author="Armando Rocca" w:date="2022-01-28T11:19:00Z">
        <w:r w:rsidRPr="00D60902">
          <w:t xml:space="preserve"> in SAP:</w:t>
        </w:r>
      </w:ins>
      <w:r w:rsidR="00232B73">
        <w:t>/</w:t>
      </w:r>
    </w:p>
    <w:p w14:paraId="00C8B404" w14:textId="5195E9E6" w:rsidR="00FB7DE9" w:rsidRPr="00D60902" w:rsidRDefault="005F1B81" w:rsidP="00FB7DE9">
      <w:pPr>
        <w:rPr>
          <w:ins w:id="404" w:author="Armando Rocca" w:date="2022-01-28T16:08:00Z"/>
          <w:lang w:val="en-GB"/>
          <w:rPrChange w:id="405" w:author="Armando Rocca" w:date="2022-01-31T13:32:00Z">
            <w:rPr>
              <w:ins w:id="406" w:author="Armando Rocca" w:date="2022-01-28T16:08:00Z"/>
            </w:rPr>
          </w:rPrChange>
        </w:rPr>
      </w:pPr>
      <w:ins w:id="407" w:author="Armando Rocca" w:date="2022-01-28T16:08:00Z">
        <w:r w:rsidRPr="00C911EA">
          <w:rPr>
            <w:noProof/>
            <w:lang w:eastAsia="en-US"/>
          </w:rPr>
          <w:drawing>
            <wp:inline distT="0" distB="0" distL="0" distR="0" wp14:anchorId="7F3B07B3" wp14:editId="159A6329">
              <wp:extent cx="5943600" cy="4288790"/>
              <wp:effectExtent l="0" t="0" r="0" b="3810"/>
              <wp:docPr id="7" name="Picture 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email&#10;&#10;Description automatically generated"/>
                      <pic:cNvPicPr/>
                    </pic:nvPicPr>
                    <pic:blipFill>
                      <a:blip r:embed="rId13"/>
                      <a:stretch>
                        <a:fillRect/>
                      </a:stretch>
                    </pic:blipFill>
                    <pic:spPr>
                      <a:xfrm>
                        <a:off x="0" y="0"/>
                        <a:ext cx="5943600" cy="4288790"/>
                      </a:xfrm>
                      <a:prstGeom prst="rect">
                        <a:avLst/>
                      </a:prstGeom>
                    </pic:spPr>
                  </pic:pic>
                </a:graphicData>
              </a:graphic>
            </wp:inline>
          </w:drawing>
        </w:r>
      </w:ins>
    </w:p>
    <w:p w14:paraId="0BB4F764" w14:textId="04288A3D" w:rsidR="005F1B81" w:rsidRPr="00D60902" w:rsidRDefault="005F1B81" w:rsidP="00FB7DE9">
      <w:pPr>
        <w:rPr>
          <w:ins w:id="408" w:author="Armando Rocca" w:date="2022-01-28T16:10:00Z"/>
          <w:lang w:val="en-GB"/>
          <w:rPrChange w:id="409" w:author="Armando Rocca" w:date="2022-01-31T13:32:00Z">
            <w:rPr>
              <w:ins w:id="410" w:author="Armando Rocca" w:date="2022-01-28T16:10:00Z"/>
            </w:rPr>
          </w:rPrChange>
        </w:rPr>
      </w:pPr>
    </w:p>
    <w:p w14:paraId="224C015B" w14:textId="1E2F5939" w:rsidR="005F1B81" w:rsidRPr="00D60902" w:rsidRDefault="005F1B81" w:rsidP="00FB7DE9">
      <w:pPr>
        <w:rPr>
          <w:ins w:id="411" w:author="Armando Rocca" w:date="2022-01-28T16:12:00Z"/>
          <w:lang w:val="en-GB"/>
          <w:rPrChange w:id="412" w:author="Armando Rocca" w:date="2022-01-31T13:32:00Z">
            <w:rPr>
              <w:ins w:id="413" w:author="Armando Rocca" w:date="2022-01-28T16:12:00Z"/>
            </w:rPr>
          </w:rPrChange>
        </w:rPr>
      </w:pPr>
      <w:ins w:id="414" w:author="Armando Rocca" w:date="2022-01-28T16:10:00Z">
        <w:r w:rsidRPr="00AA1142">
          <w:rPr>
            <w:color w:val="FF0000"/>
            <w:lang w:val="en-GB"/>
            <w:rPrChange w:id="415" w:author="Armando Rocca" w:date="2022-01-31T13:32:00Z">
              <w:rPr/>
            </w:rPrChange>
          </w:rPr>
          <w:t xml:space="preserve">A new TAB “SAP Fields” </w:t>
        </w:r>
        <w:r w:rsidRPr="00D60902">
          <w:rPr>
            <w:lang w:val="en-GB"/>
            <w:rPrChange w:id="416" w:author="Armando Rocca" w:date="2022-01-31T13:32:00Z">
              <w:rPr/>
            </w:rPrChange>
          </w:rPr>
          <w:t xml:space="preserve">will be added.  In this TAB will be added some fields that to filled only if the Project will be set as SAP.  Here below the fields list to be inserted in that tab. </w:t>
        </w:r>
      </w:ins>
    </w:p>
    <w:p w14:paraId="69829D17" w14:textId="3B8BA960" w:rsidR="00D96E90" w:rsidRPr="00D60902" w:rsidRDefault="005F1B81">
      <w:pPr>
        <w:rPr>
          <w:ins w:id="417" w:author="Armando Rocca" w:date="2022-01-28T11:19:00Z"/>
          <w:lang w:val="en-GB"/>
          <w:rPrChange w:id="418" w:author="Armando Rocca" w:date="2022-01-31T13:32:00Z">
            <w:rPr>
              <w:ins w:id="419" w:author="Armando Rocca" w:date="2022-01-28T11:19:00Z"/>
            </w:rPr>
          </w:rPrChange>
        </w:rPr>
        <w:pPrChange w:id="420" w:author="Armando Rocca" w:date="2022-01-28T11:19:00Z">
          <w:pPr>
            <w:pStyle w:val="Heading3"/>
          </w:pPr>
        </w:pPrChange>
      </w:pPr>
      <w:ins w:id="421" w:author="Armando Rocca" w:date="2022-01-28T16:12:00Z">
        <w:r w:rsidRPr="00D60902">
          <w:rPr>
            <w:lang w:val="en-GB"/>
            <w:rPrChange w:id="422" w:author="Armando Rocca" w:date="2022-01-31T13:32:00Z">
              <w:rPr/>
            </w:rPrChange>
          </w:rPr>
          <w:t xml:space="preserve">The request is to have </w:t>
        </w:r>
      </w:ins>
      <w:ins w:id="423" w:author="Armando Rocca" w:date="2022-01-28T16:15:00Z">
        <w:r w:rsidR="00D96E90" w:rsidRPr="00D60902">
          <w:rPr>
            <w:lang w:val="en-GB"/>
            <w:rPrChange w:id="424" w:author="Armando Rocca" w:date="2022-01-31T13:32:00Z">
              <w:rPr/>
            </w:rPrChange>
          </w:rPr>
          <w:t xml:space="preserve">the TAB SAP Fields, </w:t>
        </w:r>
      </w:ins>
      <w:ins w:id="425" w:author="Armando Rocca" w:date="2022-01-28T16:12:00Z">
        <w:r w:rsidRPr="00D60902">
          <w:rPr>
            <w:lang w:val="en-GB"/>
            <w:rPrChange w:id="426" w:author="Armando Rocca" w:date="2022-01-31T13:32:00Z">
              <w:rPr/>
            </w:rPrChange>
          </w:rPr>
          <w:t xml:space="preserve">those fields </w:t>
        </w:r>
      </w:ins>
      <w:ins w:id="427" w:author="Armando Rocca" w:date="2022-01-28T16:14:00Z">
        <w:r w:rsidR="00D96E90" w:rsidRPr="00D60902">
          <w:rPr>
            <w:lang w:val="en-GB"/>
            <w:rPrChange w:id="428" w:author="Armando Rocca" w:date="2022-01-31T13:32:00Z">
              <w:rPr/>
            </w:rPrChange>
          </w:rPr>
          <w:t xml:space="preserve">available and then </w:t>
        </w:r>
      </w:ins>
      <w:ins w:id="429" w:author="Armando Rocca" w:date="2022-01-28T16:12:00Z">
        <w:r w:rsidRPr="00AA1142">
          <w:rPr>
            <w:color w:val="FF0000"/>
            <w:lang w:val="en-GB"/>
            <w:rPrChange w:id="430" w:author="Armando Rocca" w:date="2022-01-31T13:32:00Z">
              <w:rPr/>
            </w:rPrChange>
          </w:rPr>
          <w:t>mandato</w:t>
        </w:r>
      </w:ins>
      <w:ins w:id="431" w:author="Armando Rocca" w:date="2022-01-28T16:13:00Z">
        <w:r w:rsidRPr="00AA1142">
          <w:rPr>
            <w:color w:val="FF0000"/>
            <w:lang w:val="en-GB"/>
            <w:rPrChange w:id="432" w:author="Armando Rocca" w:date="2022-01-31T13:32:00Z">
              <w:rPr/>
            </w:rPrChange>
          </w:rPr>
          <w:t xml:space="preserve">ry </w:t>
        </w:r>
        <w:r w:rsidR="00D96E90" w:rsidRPr="00AA1142">
          <w:rPr>
            <w:color w:val="FF0000"/>
            <w:lang w:val="en-GB"/>
            <w:rPrChange w:id="433" w:author="Armando Rocca" w:date="2022-01-31T13:32:00Z">
              <w:rPr/>
            </w:rPrChange>
          </w:rPr>
          <w:t xml:space="preserve">only if the flag </w:t>
        </w:r>
      </w:ins>
      <w:ins w:id="434" w:author="Armando Rocca" w:date="2022-01-28T16:14:00Z">
        <w:r w:rsidR="00D96E90" w:rsidRPr="00D60902">
          <w:rPr>
            <w:lang w:val="en-GB"/>
            <w:rPrChange w:id="435" w:author="Armando Rocca" w:date="2022-01-31T13:32:00Z">
              <w:rPr/>
            </w:rPrChange>
          </w:rPr>
          <w:t>“S</w:t>
        </w:r>
      </w:ins>
      <w:ins w:id="436" w:author="Armando Rocca" w:date="2022-01-28T16:13:00Z">
        <w:r w:rsidR="00D96E90" w:rsidRPr="00D60902">
          <w:rPr>
            <w:lang w:val="en-GB"/>
            <w:rPrChange w:id="437" w:author="Armando Rocca" w:date="2022-01-31T13:32:00Z">
              <w:rPr/>
            </w:rPrChange>
          </w:rPr>
          <w:t>ubsidiary is on in SAP</w:t>
        </w:r>
      </w:ins>
      <w:ins w:id="438" w:author="Armando Rocca" w:date="2022-01-28T16:14:00Z">
        <w:r w:rsidR="00D96E90" w:rsidRPr="00D60902">
          <w:rPr>
            <w:lang w:val="en-GB"/>
            <w:rPrChange w:id="439" w:author="Armando Rocca" w:date="2022-01-31T13:32:00Z">
              <w:rPr/>
            </w:rPrChange>
          </w:rPr>
          <w:t>”</w:t>
        </w:r>
      </w:ins>
      <w:ins w:id="440" w:author="Armando Rocca" w:date="2022-01-28T16:13:00Z">
        <w:r w:rsidR="00D96E90" w:rsidRPr="00D60902">
          <w:rPr>
            <w:lang w:val="en-GB"/>
            <w:rPrChange w:id="441" w:author="Armando Rocca" w:date="2022-01-31T13:32:00Z">
              <w:rPr/>
            </w:rPrChange>
          </w:rPr>
          <w:t xml:space="preserve"> is set to YES.</w:t>
        </w:r>
      </w:ins>
    </w:p>
    <w:p w14:paraId="05DC9019" w14:textId="321FCA49" w:rsidR="003D5DBD" w:rsidRPr="00D60902" w:rsidDel="005F1B81" w:rsidRDefault="00FB7DE9" w:rsidP="00FB7DE9">
      <w:pPr>
        <w:rPr>
          <w:del w:id="442" w:author="Armando Rocca" w:date="2022-01-28T11:19:00Z"/>
          <w:lang w:val="en-GB"/>
          <w:rPrChange w:id="443" w:author="Armando Rocca" w:date="2022-01-31T13:32:00Z">
            <w:rPr>
              <w:del w:id="444" w:author="Armando Rocca" w:date="2022-01-28T11:19:00Z"/>
            </w:rPr>
          </w:rPrChange>
        </w:rPr>
      </w:pPr>
      <w:ins w:id="445" w:author="Armando Rocca" w:date="2022-01-28T11:19:00Z">
        <w:r w:rsidRPr="00D60902">
          <w:rPr>
            <w:lang w:val="en-GB"/>
            <w:rPrChange w:id="446" w:author="Armando Rocca" w:date="2022-01-31T13:32:00Z">
              <w:rPr/>
            </w:rPrChange>
          </w:rPr>
          <w:t xml:space="preserve">The TAB SAP FIELDS will remain </w:t>
        </w:r>
        <w:r w:rsidRPr="003D0264">
          <w:rPr>
            <w:color w:val="FF0000"/>
            <w:lang w:val="en-GB"/>
            <w:rPrChange w:id="447" w:author="Armando Rocca" w:date="2022-01-31T13:32:00Z">
              <w:rPr/>
            </w:rPrChange>
          </w:rPr>
          <w:t xml:space="preserve">editable till step 5 </w:t>
        </w:r>
        <w:r w:rsidRPr="00D60902">
          <w:rPr>
            <w:lang w:val="en-GB"/>
            <w:rPrChange w:id="448" w:author="Armando Rocca" w:date="2022-01-31T13:32:00Z">
              <w:rPr/>
            </w:rPrChange>
          </w:rPr>
          <w:t>of the workflow.</w:t>
        </w:r>
      </w:ins>
      <w:ins w:id="449" w:author="Armando Rocca" w:date="2022-01-28T16:16:00Z">
        <w:r w:rsidR="00D96E90" w:rsidRPr="00D60902">
          <w:rPr>
            <w:lang w:val="en-GB"/>
            <w:rPrChange w:id="450" w:author="Armando Rocca" w:date="2022-01-31T13:32:00Z">
              <w:rPr/>
            </w:rPrChange>
          </w:rPr>
          <w:t xml:space="preserve"> </w:t>
        </w:r>
      </w:ins>
      <w:ins w:id="451" w:author="Armando Rocca" w:date="2022-01-28T16:17:00Z">
        <w:r w:rsidR="00D96E90" w:rsidRPr="00D60902">
          <w:rPr>
            <w:lang w:val="en-GB"/>
            <w:rPrChange w:id="452" w:author="Armando Rocca" w:date="2022-01-31T13:32:00Z">
              <w:rPr/>
            </w:rPrChange>
          </w:rPr>
          <w:t>After will be in read only</w:t>
        </w:r>
      </w:ins>
      <w:del w:id="453" w:author="Armando Rocca" w:date="2022-01-28T11:19:00Z">
        <w:r w:rsidR="0012417F" w:rsidRPr="00D60902" w:rsidDel="00FB7DE9">
          <w:rPr>
            <w:lang w:val="en-GB"/>
            <w:rPrChange w:id="454" w:author="Armando Rocca" w:date="2022-01-31T13:32:00Z">
              <w:rPr/>
            </w:rPrChange>
          </w:rPr>
          <w:delText xml:space="preserve">A new </w:delText>
        </w:r>
      </w:del>
      <w:del w:id="455" w:author="Armando Rocca" w:date="2022-01-27T16:04:00Z">
        <w:r w:rsidR="0012417F" w:rsidRPr="00D60902" w:rsidDel="00075A79">
          <w:rPr>
            <w:lang w:val="en-GB"/>
            <w:rPrChange w:id="456" w:author="Armando Rocca" w:date="2022-01-31T13:32:00Z">
              <w:rPr/>
            </w:rPrChange>
          </w:rPr>
          <w:delText>se</w:delText>
        </w:r>
      </w:del>
      <w:del w:id="457" w:author="Armando Rocca" w:date="2022-01-27T16:06:00Z">
        <w:r w:rsidR="0012417F" w:rsidRPr="00D60902" w:rsidDel="00075A79">
          <w:rPr>
            <w:lang w:val="en-GB"/>
            <w:rPrChange w:id="458" w:author="Armando Rocca" w:date="2022-01-31T13:32:00Z">
              <w:rPr/>
            </w:rPrChange>
          </w:rPr>
          <w:delText xml:space="preserve">ction </w:delText>
        </w:r>
      </w:del>
      <w:del w:id="459" w:author="Armando Rocca" w:date="2022-01-28T11:19:00Z">
        <w:r w:rsidR="002522F8" w:rsidRPr="00D60902" w:rsidDel="00FB7DE9">
          <w:rPr>
            <w:lang w:val="en-GB"/>
            <w:rPrChange w:id="460" w:author="Armando Rocca" w:date="2022-01-31T13:32:00Z">
              <w:rPr/>
            </w:rPrChange>
          </w:rPr>
          <w:delText>“</w:delText>
        </w:r>
        <w:r w:rsidR="0012417F" w:rsidRPr="00D60902" w:rsidDel="00FB7DE9">
          <w:rPr>
            <w:lang w:val="en-GB"/>
            <w:rPrChange w:id="461" w:author="Armando Rocca" w:date="2022-01-31T13:32:00Z">
              <w:rPr/>
            </w:rPrChange>
          </w:rPr>
          <w:delText>SAP Fields</w:delText>
        </w:r>
        <w:r w:rsidR="002522F8" w:rsidRPr="00D60902" w:rsidDel="00FB7DE9">
          <w:rPr>
            <w:lang w:val="en-GB"/>
            <w:rPrChange w:id="462" w:author="Armando Rocca" w:date="2022-01-31T13:32:00Z">
              <w:rPr/>
            </w:rPrChange>
          </w:rPr>
          <w:delText>”</w:delText>
        </w:r>
        <w:r w:rsidR="0012417F" w:rsidRPr="00D60902" w:rsidDel="00FB7DE9">
          <w:rPr>
            <w:lang w:val="en-GB"/>
            <w:rPrChange w:id="463" w:author="Armando Rocca" w:date="2022-01-31T13:32:00Z">
              <w:rPr/>
            </w:rPrChange>
          </w:rPr>
          <w:delText xml:space="preserve"> will be added</w:delText>
        </w:r>
      </w:del>
      <w:del w:id="464" w:author="Armando Rocca" w:date="2022-01-27T16:05:00Z">
        <w:r w:rsidR="0012417F" w:rsidRPr="00D60902" w:rsidDel="00075A79">
          <w:rPr>
            <w:lang w:val="en-GB"/>
            <w:rPrChange w:id="465" w:author="Armando Rocca" w:date="2022-01-31T13:32:00Z">
              <w:rPr/>
            </w:rPrChange>
          </w:rPr>
          <w:delText xml:space="preserve"> General Datal TAB</w:delText>
        </w:r>
      </w:del>
      <w:del w:id="466" w:author="Armando Rocca" w:date="2022-01-28T11:19:00Z">
        <w:r w:rsidR="0012417F" w:rsidRPr="00D60902" w:rsidDel="00FB7DE9">
          <w:rPr>
            <w:lang w:val="en-GB"/>
            <w:rPrChange w:id="467" w:author="Armando Rocca" w:date="2022-01-31T13:32:00Z">
              <w:rPr/>
            </w:rPrChange>
          </w:rPr>
          <w:delText>. Here below the setting to be done.</w:delText>
        </w:r>
      </w:del>
    </w:p>
    <w:p w14:paraId="273A789D" w14:textId="366F85BB" w:rsidR="005F1B81" w:rsidRPr="00D60902" w:rsidRDefault="005F1B81" w:rsidP="00FB7DE9">
      <w:pPr>
        <w:rPr>
          <w:ins w:id="468" w:author="Armando Rocca" w:date="2022-01-28T16:08:00Z"/>
          <w:lang w:val="en-GB"/>
          <w:rPrChange w:id="469" w:author="Armando Rocca" w:date="2022-01-31T13:32:00Z">
            <w:rPr>
              <w:ins w:id="470" w:author="Armando Rocca" w:date="2022-01-28T16:08:00Z"/>
            </w:rPr>
          </w:rPrChange>
        </w:rPr>
      </w:pPr>
    </w:p>
    <w:p w14:paraId="6F6A2DD9" w14:textId="79FDC294" w:rsidR="005F1B81" w:rsidRPr="00D60902" w:rsidRDefault="005F1B81">
      <w:pPr>
        <w:rPr>
          <w:ins w:id="471" w:author="Armando Rocca" w:date="2022-01-28T16:08:00Z"/>
          <w:lang w:val="en-GB"/>
          <w:rPrChange w:id="472" w:author="Armando Rocca" w:date="2022-01-31T13:32:00Z">
            <w:rPr>
              <w:ins w:id="473" w:author="Armando Rocca" w:date="2022-01-28T16:08:00Z"/>
            </w:rPr>
          </w:rPrChange>
        </w:rPr>
        <w:pPrChange w:id="474" w:author="Armando Rocca" w:date="2022-01-28T11:19:00Z">
          <w:pPr>
            <w:pStyle w:val="Heading3"/>
          </w:pPr>
        </w:pPrChange>
      </w:pPr>
      <w:ins w:id="475" w:author="Armando Rocca" w:date="2022-01-28T16:08:00Z">
        <w:r w:rsidRPr="00D60902">
          <w:rPr>
            <w:noProof/>
            <w:lang w:eastAsia="en-US"/>
            <w:rPrChange w:id="476" w:author="Armando Rocca" w:date="2022-01-31T13:32:00Z">
              <w:rPr>
                <w:noProof/>
              </w:rPr>
            </w:rPrChange>
          </w:rPr>
          <w:lastRenderedPageBreak/>
          <w:drawing>
            <wp:inline distT="0" distB="0" distL="0" distR="0" wp14:anchorId="171E9B4F" wp14:editId="375AAB4A">
              <wp:extent cx="5943600" cy="4288790"/>
              <wp:effectExtent l="0" t="0" r="0" b="381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4"/>
                      <a:stretch>
                        <a:fillRect/>
                      </a:stretch>
                    </pic:blipFill>
                    <pic:spPr>
                      <a:xfrm>
                        <a:off x="0" y="0"/>
                        <a:ext cx="5943600" cy="4288790"/>
                      </a:xfrm>
                      <a:prstGeom prst="rect">
                        <a:avLst/>
                      </a:prstGeom>
                    </pic:spPr>
                  </pic:pic>
                </a:graphicData>
              </a:graphic>
            </wp:inline>
          </w:drawing>
        </w:r>
      </w:ins>
    </w:p>
    <w:p w14:paraId="601BA0DB" w14:textId="56C1D81F" w:rsidR="0012417F" w:rsidRPr="00D60902" w:rsidDel="00FB7DE9" w:rsidRDefault="0012417F">
      <w:pPr>
        <w:rPr>
          <w:del w:id="477" w:author="Armando Rocca" w:date="2022-01-28T11:19:00Z"/>
          <w:lang w:val="en-GB"/>
          <w:rPrChange w:id="478" w:author="Armando Rocca" w:date="2022-01-31T13:32:00Z">
            <w:rPr>
              <w:del w:id="479" w:author="Armando Rocca" w:date="2022-01-28T11:19:00Z"/>
            </w:rPr>
          </w:rPrChange>
        </w:rPr>
        <w:pPrChange w:id="480" w:author="Armando Rocca" w:date="2022-01-28T11:19:00Z">
          <w:pPr>
            <w:pStyle w:val="Heading3"/>
          </w:pPr>
        </w:pPrChange>
      </w:pPr>
      <w:del w:id="481" w:author="Armando Rocca" w:date="2022-01-28T11:19:00Z">
        <w:r w:rsidRPr="00D60902" w:rsidDel="00FB7DE9">
          <w:rPr>
            <w:lang w:val="en-GB"/>
            <w:rPrChange w:id="482" w:author="Armando Rocca" w:date="2022-01-31T13:32:00Z">
              <w:rPr/>
            </w:rPrChange>
          </w:rPr>
          <w:delText>This section wil</w:delText>
        </w:r>
        <w:r w:rsidR="002522F8" w:rsidRPr="00D60902" w:rsidDel="00FB7DE9">
          <w:rPr>
            <w:lang w:val="en-GB"/>
            <w:rPrChange w:id="483" w:author="Armando Rocca" w:date="2022-01-31T13:32:00Z">
              <w:rPr/>
            </w:rPrChange>
          </w:rPr>
          <w:delText>l</w:delText>
        </w:r>
        <w:r w:rsidRPr="00D60902" w:rsidDel="00FB7DE9">
          <w:rPr>
            <w:lang w:val="en-GB"/>
            <w:rPrChange w:id="484" w:author="Armando Rocca" w:date="2022-01-31T13:32:00Z">
              <w:rPr/>
            </w:rPrChange>
          </w:rPr>
          <w:delText xml:space="preserve"> remain editable ti</w:delText>
        </w:r>
        <w:r w:rsidR="002522F8" w:rsidRPr="00D60902" w:rsidDel="00FB7DE9">
          <w:rPr>
            <w:lang w:val="en-GB"/>
            <w:rPrChange w:id="485" w:author="Armando Rocca" w:date="2022-01-31T13:32:00Z">
              <w:rPr/>
            </w:rPrChange>
          </w:rPr>
          <w:delText>l</w:delText>
        </w:r>
        <w:r w:rsidRPr="00D60902" w:rsidDel="00FB7DE9">
          <w:rPr>
            <w:lang w:val="en-GB"/>
            <w:rPrChange w:id="486" w:author="Armando Rocca" w:date="2022-01-31T13:32:00Z">
              <w:rPr/>
            </w:rPrChange>
          </w:rPr>
          <w:delText>l step 5 of the workflow</w:delText>
        </w:r>
        <w:r w:rsidR="002522F8" w:rsidRPr="00D60902" w:rsidDel="00FB7DE9">
          <w:rPr>
            <w:lang w:val="en-GB"/>
            <w:rPrChange w:id="487" w:author="Armando Rocca" w:date="2022-01-31T13:32:00Z">
              <w:rPr/>
            </w:rPrChange>
          </w:rPr>
          <w:delText>.</w:delText>
        </w:r>
      </w:del>
    </w:p>
    <w:p w14:paraId="66862D4F" w14:textId="44851FA4" w:rsidR="0012417F" w:rsidRPr="00D60902" w:rsidRDefault="0012417F">
      <w:pPr>
        <w:rPr>
          <w:lang w:val="en-GB"/>
          <w:rPrChange w:id="488" w:author="Armando Rocca" w:date="2022-01-31T13:32:00Z">
            <w:rPr/>
          </w:rPrChange>
        </w:rPr>
        <w:pPrChange w:id="489" w:author="Armando Rocca" w:date="2022-01-28T11:19:00Z">
          <w:pPr>
            <w:pStyle w:val="Heading3"/>
          </w:pPr>
        </w:pPrChange>
      </w:pPr>
    </w:p>
    <w:p w14:paraId="421BBEA7" w14:textId="2FBDF00F" w:rsidR="0012417F" w:rsidRPr="00D60902" w:rsidDel="00D96E90" w:rsidRDefault="0012417F" w:rsidP="00242ABC">
      <w:pPr>
        <w:rPr>
          <w:del w:id="490" w:author="Armando Rocca" w:date="2022-01-28T16:17:00Z"/>
          <w:lang w:val="en-GB"/>
          <w:rPrChange w:id="491" w:author="Armando Rocca" w:date="2022-01-31T13:32:00Z">
            <w:rPr>
              <w:del w:id="492" w:author="Armando Rocca" w:date="2022-01-28T16:17:00Z"/>
              <w:lang w:val="pt-BR"/>
            </w:rPr>
          </w:rPrChange>
        </w:rPr>
      </w:pPr>
      <w:del w:id="493" w:author="Armando Rocca" w:date="2022-01-28T16:07:00Z">
        <w:r w:rsidRPr="00C911EA" w:rsidDel="005F1B81">
          <w:rPr>
            <w:noProof/>
            <w:lang w:eastAsia="en-US"/>
          </w:rPr>
          <w:drawing>
            <wp:inline distT="0" distB="0" distL="0" distR="0" wp14:anchorId="7C190700" wp14:editId="1DE58870">
              <wp:extent cx="5943600" cy="4288790"/>
              <wp:effectExtent l="0" t="0" r="0" b="381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288790"/>
                      </a:xfrm>
                      <a:prstGeom prst="rect">
                        <a:avLst/>
                      </a:prstGeom>
                    </pic:spPr>
                  </pic:pic>
                </a:graphicData>
              </a:graphic>
            </wp:inline>
          </w:drawing>
        </w:r>
      </w:del>
    </w:p>
    <w:p w14:paraId="413CDCDB" w14:textId="77777777" w:rsidR="003D5DBD" w:rsidRPr="00D60902" w:rsidDel="00D96E90" w:rsidRDefault="003D5DBD" w:rsidP="00242ABC">
      <w:pPr>
        <w:rPr>
          <w:del w:id="494" w:author="Armando Rocca" w:date="2022-01-28T16:17:00Z"/>
          <w:lang w:val="en-GB"/>
          <w:rPrChange w:id="495" w:author="Armando Rocca" w:date="2022-01-31T13:32:00Z">
            <w:rPr>
              <w:del w:id="496" w:author="Armando Rocca" w:date="2022-01-28T16:17:00Z"/>
              <w:lang w:val="pt-BR"/>
            </w:rPr>
          </w:rPrChange>
        </w:rPr>
      </w:pPr>
    </w:p>
    <w:p w14:paraId="5FDF3D1C" w14:textId="47341882" w:rsidR="005F1B81" w:rsidRPr="00D60902" w:rsidRDefault="005F1B81">
      <w:pPr>
        <w:rPr>
          <w:ins w:id="497" w:author="Armando Rocca" w:date="2022-01-28T16:10:00Z"/>
          <w:rFonts w:cstheme="minorHAnsi"/>
          <w:bCs/>
          <w:caps/>
          <w:color w:val="4F81BD"/>
          <w:sz w:val="28"/>
          <w:szCs w:val="28"/>
          <w:lang w:val="en-GB"/>
          <w:rPrChange w:id="498" w:author="Armando Rocca" w:date="2022-01-31T13:32:00Z">
            <w:rPr>
              <w:ins w:id="499" w:author="Armando Rocca" w:date="2022-01-28T16:10:00Z"/>
              <w:rFonts w:cstheme="minorHAnsi"/>
              <w:bCs/>
              <w:caps/>
              <w:color w:val="4F81BD"/>
              <w:sz w:val="28"/>
              <w:szCs w:val="28"/>
              <w:lang w:val="pt-BR"/>
            </w:rPr>
          </w:rPrChange>
        </w:rPr>
      </w:pPr>
      <w:bookmarkStart w:id="500" w:name="_Toc94113009"/>
    </w:p>
    <w:p w14:paraId="0DEA5823" w14:textId="77777777" w:rsidR="00D96E90" w:rsidRPr="00D60902" w:rsidRDefault="00D96E90">
      <w:pPr>
        <w:rPr>
          <w:ins w:id="501" w:author="Armando Rocca" w:date="2022-01-28T16:17:00Z"/>
          <w:rFonts w:cstheme="minorHAnsi"/>
          <w:bCs/>
          <w:caps/>
          <w:color w:val="4F81BD"/>
          <w:sz w:val="28"/>
          <w:szCs w:val="28"/>
          <w:lang w:val="en-GB"/>
          <w:rPrChange w:id="502" w:author="Armando Rocca" w:date="2022-01-31T13:32:00Z">
            <w:rPr>
              <w:ins w:id="503" w:author="Armando Rocca" w:date="2022-01-28T16:17:00Z"/>
              <w:rFonts w:cstheme="minorHAnsi"/>
              <w:bCs/>
              <w:caps/>
              <w:color w:val="4F81BD"/>
              <w:sz w:val="28"/>
              <w:szCs w:val="28"/>
              <w:lang w:val="pt-BR"/>
            </w:rPr>
          </w:rPrChange>
        </w:rPr>
      </w:pPr>
      <w:ins w:id="504" w:author="Armando Rocca" w:date="2022-01-28T16:17:00Z">
        <w:r w:rsidRPr="00D60902">
          <w:rPr>
            <w:lang w:val="en-GB"/>
            <w:rPrChange w:id="505" w:author="Armando Rocca" w:date="2022-01-31T13:32:00Z">
              <w:rPr/>
            </w:rPrChange>
          </w:rPr>
          <w:br w:type="page"/>
        </w:r>
      </w:ins>
    </w:p>
    <w:p w14:paraId="0B6CCB33" w14:textId="3B3F7EA5" w:rsidR="003D5DBD" w:rsidRPr="00D60902" w:rsidRDefault="002522F8" w:rsidP="002522F8">
      <w:pPr>
        <w:pStyle w:val="Heading3"/>
        <w:rPr>
          <w:lang w:val="en-GB"/>
          <w:rPrChange w:id="506" w:author="Armando Rocca" w:date="2022-01-31T13:32:00Z">
            <w:rPr/>
          </w:rPrChange>
        </w:rPr>
      </w:pPr>
      <w:bookmarkStart w:id="507" w:name="_Toc94777276"/>
      <w:r w:rsidRPr="00D60902">
        <w:rPr>
          <w:lang w:val="en-GB"/>
          <w:rPrChange w:id="508" w:author="Armando Rocca" w:date="2022-01-31T13:32:00Z">
            <w:rPr/>
          </w:rPrChange>
        </w:rPr>
        <w:lastRenderedPageBreak/>
        <w:t>When the data will be sent to SAP</w:t>
      </w:r>
      <w:bookmarkEnd w:id="500"/>
      <w:bookmarkEnd w:id="507"/>
    </w:p>
    <w:p w14:paraId="45315491" w14:textId="6F090ED7" w:rsidR="00D96E90" w:rsidRPr="00D60902" w:rsidRDefault="002522F8" w:rsidP="00672102">
      <w:pPr>
        <w:rPr>
          <w:ins w:id="509" w:author="Armando Rocca" w:date="2022-01-28T16:18:00Z"/>
          <w:lang w:val="en-GB"/>
          <w:rPrChange w:id="510" w:author="Armando Rocca" w:date="2022-01-31T13:32:00Z">
            <w:rPr>
              <w:ins w:id="511" w:author="Armando Rocca" w:date="2022-01-28T16:18:00Z"/>
              <w:lang w:val="pt-BR"/>
            </w:rPr>
          </w:rPrChange>
        </w:rPr>
      </w:pPr>
      <w:r w:rsidRPr="00D60902">
        <w:rPr>
          <w:lang w:val="en-GB"/>
          <w:rPrChange w:id="512" w:author="Armando Rocca" w:date="2022-01-31T13:32:00Z">
            <w:rPr>
              <w:lang w:val="pt-BR"/>
            </w:rPr>
          </w:rPrChange>
        </w:rPr>
        <w:t xml:space="preserve">The Project data will be sent to SAP when the </w:t>
      </w:r>
      <w:r w:rsidRPr="00AA1142">
        <w:rPr>
          <w:color w:val="FF0000"/>
          <w:lang w:val="en-GB"/>
          <w:rPrChange w:id="513" w:author="Armando Rocca" w:date="2022-01-31T13:32:00Z">
            <w:rPr>
              <w:lang w:val="pt-BR"/>
            </w:rPr>
          </w:rPrChange>
        </w:rPr>
        <w:t>step 6 is released</w:t>
      </w:r>
      <w:ins w:id="514" w:author="Armando Rocca" w:date="2022-01-28T16:17:00Z">
        <w:r w:rsidR="00D96E90" w:rsidRPr="00AA1142">
          <w:rPr>
            <w:color w:val="FF0000"/>
            <w:lang w:val="en-GB"/>
            <w:rPrChange w:id="515" w:author="Armando Rocca" w:date="2022-01-31T13:32:00Z">
              <w:rPr>
                <w:lang w:val="pt-BR"/>
              </w:rPr>
            </w:rPrChange>
          </w:rPr>
          <w:t xml:space="preserve"> </w:t>
        </w:r>
        <w:r w:rsidR="00D96E90" w:rsidRPr="00D60902">
          <w:rPr>
            <w:lang w:val="en-GB"/>
            <w:rPrChange w:id="516" w:author="Armando Rocca" w:date="2022-01-31T13:32:00Z">
              <w:rPr>
                <w:lang w:val="pt-BR"/>
              </w:rPr>
            </w:rPrChange>
          </w:rPr>
          <w:t xml:space="preserve">and if the </w:t>
        </w:r>
      </w:ins>
      <w:ins w:id="517" w:author="Armando Rocca" w:date="2022-01-28T19:11:00Z">
        <w:r w:rsidR="00B916AD" w:rsidRPr="00D60902">
          <w:rPr>
            <w:lang w:val="en-GB"/>
            <w:rPrChange w:id="518" w:author="Armando Rocca" w:date="2022-01-31T13:32:00Z">
              <w:rPr>
                <w:lang w:val="pt-BR"/>
              </w:rPr>
            </w:rPrChange>
          </w:rPr>
          <w:t>field</w:t>
        </w:r>
      </w:ins>
      <w:ins w:id="519" w:author="Armando Rocca" w:date="2022-01-28T16:18:00Z">
        <w:r w:rsidR="00D96E90" w:rsidRPr="00D60902">
          <w:rPr>
            <w:lang w:val="en-GB"/>
            <w:rPrChange w:id="520" w:author="Armando Rocca" w:date="2022-01-31T13:32:00Z">
              <w:rPr>
                <w:lang w:val="pt-BR"/>
              </w:rPr>
            </w:rPrChange>
          </w:rPr>
          <w:t xml:space="preserve"> “</w:t>
        </w:r>
        <w:r w:rsidR="00D96E90" w:rsidRPr="00F03367">
          <w:rPr>
            <w:color w:val="FF0000"/>
            <w:lang w:val="en-GB"/>
            <w:rPrChange w:id="521" w:author="Armando Rocca" w:date="2022-01-31T13:32:00Z">
              <w:rPr>
                <w:lang w:val="pt-BR"/>
              </w:rPr>
            </w:rPrChange>
          </w:rPr>
          <w:t xml:space="preserve">subsidiary </w:t>
        </w:r>
        <w:r w:rsidR="00D96E90" w:rsidRPr="00D60902">
          <w:rPr>
            <w:lang w:val="en-GB"/>
            <w:rPrChange w:id="522" w:author="Armando Rocca" w:date="2022-01-31T13:32:00Z">
              <w:rPr>
                <w:lang w:val="pt-BR"/>
              </w:rPr>
            </w:rPrChange>
          </w:rPr>
          <w:t xml:space="preserve">is on in SAP” is set to </w:t>
        </w:r>
      </w:ins>
      <w:ins w:id="523" w:author="Armando Rocca" w:date="2022-01-28T19:11:00Z">
        <w:r w:rsidR="00B916AD" w:rsidRPr="00D60902">
          <w:rPr>
            <w:lang w:val="en-GB"/>
            <w:rPrChange w:id="524" w:author="Armando Rocca" w:date="2022-01-31T13:32:00Z">
              <w:rPr>
                <w:lang w:val="pt-BR"/>
              </w:rPr>
            </w:rPrChange>
          </w:rPr>
          <w:t>“</w:t>
        </w:r>
      </w:ins>
      <w:ins w:id="525" w:author="Armando Rocca" w:date="2022-01-28T16:18:00Z">
        <w:r w:rsidR="00D96E90" w:rsidRPr="00AA1142">
          <w:rPr>
            <w:color w:val="FF0000"/>
            <w:lang w:val="en-GB"/>
            <w:rPrChange w:id="526" w:author="Armando Rocca" w:date="2022-01-31T13:32:00Z">
              <w:rPr>
                <w:lang w:val="pt-BR"/>
              </w:rPr>
            </w:rPrChange>
          </w:rPr>
          <w:t>YES</w:t>
        </w:r>
      </w:ins>
      <w:ins w:id="527" w:author="Armando Rocca" w:date="2022-01-28T19:11:00Z">
        <w:r w:rsidR="00B916AD" w:rsidRPr="00D60902">
          <w:rPr>
            <w:lang w:val="en-GB"/>
            <w:rPrChange w:id="528" w:author="Armando Rocca" w:date="2022-01-31T13:32:00Z">
              <w:rPr>
                <w:lang w:val="pt-BR"/>
              </w:rPr>
            </w:rPrChange>
          </w:rPr>
          <w:t>”</w:t>
        </w:r>
      </w:ins>
      <w:r w:rsidRPr="00D60902">
        <w:rPr>
          <w:lang w:val="en-GB"/>
          <w:rPrChange w:id="529" w:author="Armando Rocca" w:date="2022-01-31T13:32:00Z">
            <w:rPr>
              <w:lang w:val="pt-BR"/>
            </w:rPr>
          </w:rPrChange>
        </w:rPr>
        <w:t xml:space="preserve">. </w:t>
      </w:r>
    </w:p>
    <w:p w14:paraId="34C2DEEF" w14:textId="0A2A6F86" w:rsidR="003D5DBD" w:rsidRPr="00D60902" w:rsidRDefault="002522F8" w:rsidP="00672102">
      <w:pPr>
        <w:rPr>
          <w:lang w:val="en-GB"/>
          <w:rPrChange w:id="530" w:author="Armando Rocca" w:date="2022-01-31T13:32:00Z">
            <w:rPr>
              <w:lang w:val="pt-BR"/>
            </w:rPr>
          </w:rPrChange>
        </w:rPr>
      </w:pPr>
      <w:r w:rsidRPr="00D60902">
        <w:rPr>
          <w:lang w:val="en-GB"/>
          <w:rPrChange w:id="531" w:author="Armando Rocca" w:date="2022-01-31T13:32:00Z">
            <w:rPr>
              <w:lang w:val="pt-BR"/>
            </w:rPr>
          </w:rPrChange>
        </w:rPr>
        <w:t xml:space="preserve">After this step the data will be sent to SAP when a </w:t>
      </w:r>
      <w:r w:rsidRPr="00206245">
        <w:rPr>
          <w:color w:val="FF0000"/>
          <w:lang w:val="en-GB"/>
          <w:rPrChange w:id="532" w:author="Armando Rocca" w:date="2022-01-31T13:32:00Z">
            <w:rPr>
              <w:lang w:val="pt-BR"/>
            </w:rPr>
          </w:rPrChange>
        </w:rPr>
        <w:t xml:space="preserve">change </w:t>
      </w:r>
      <w:r w:rsidR="00FF105B" w:rsidRPr="00064B2E">
        <w:rPr>
          <w:lang w:val="en-GB"/>
        </w:rPr>
        <w:t>happens</w:t>
      </w:r>
      <w:r w:rsidRPr="00D60902">
        <w:rPr>
          <w:lang w:val="en-GB"/>
          <w:rPrChange w:id="533" w:author="Armando Rocca" w:date="2022-01-31T13:32:00Z">
            <w:rPr>
              <w:lang w:val="pt-BR"/>
            </w:rPr>
          </w:rPrChange>
        </w:rPr>
        <w:t xml:space="preserve"> over </w:t>
      </w:r>
      <w:del w:id="534" w:author="Armando Rocca" w:date="2022-01-26T17:26:00Z">
        <w:r w:rsidRPr="00AA1142" w:rsidDel="00382572">
          <w:rPr>
            <w:color w:val="FF0000"/>
            <w:lang w:val="en-GB"/>
            <w:rPrChange w:id="535" w:author="Armando Rocca" w:date="2022-01-31T13:32:00Z">
              <w:rPr>
                <w:lang w:val="pt-BR"/>
              </w:rPr>
            </w:rPrChange>
          </w:rPr>
          <w:delText xml:space="preserve">the start date, finish date,  title and </w:delText>
        </w:r>
      </w:del>
      <w:r w:rsidRPr="00AA1142">
        <w:rPr>
          <w:color w:val="FF0000"/>
          <w:lang w:val="en-GB"/>
          <w:rPrChange w:id="536" w:author="Armando Rocca" w:date="2022-01-31T13:32:00Z">
            <w:rPr>
              <w:lang w:val="pt-BR"/>
            </w:rPr>
          </w:rPrChange>
        </w:rPr>
        <w:t>project status</w:t>
      </w:r>
      <w:ins w:id="537" w:author="Armando Rocca" w:date="2022-01-28T16:11:00Z">
        <w:r w:rsidR="005F1B81" w:rsidRPr="00AA1142">
          <w:rPr>
            <w:color w:val="FF0000"/>
            <w:lang w:val="en-GB"/>
            <w:rPrChange w:id="538" w:author="Armando Rocca" w:date="2022-01-31T13:32:00Z">
              <w:rPr>
                <w:lang w:val="pt-BR"/>
              </w:rPr>
            </w:rPrChange>
          </w:rPr>
          <w:t xml:space="preserve"> value</w:t>
        </w:r>
        <w:r w:rsidR="005F1B81" w:rsidRPr="00D60902">
          <w:rPr>
            <w:lang w:val="en-GB"/>
            <w:rPrChange w:id="539" w:author="Armando Rocca" w:date="2022-01-31T13:32:00Z">
              <w:rPr>
                <w:lang w:val="pt-BR"/>
              </w:rPr>
            </w:rPrChange>
          </w:rPr>
          <w:t>.</w:t>
        </w:r>
      </w:ins>
      <w:del w:id="540" w:author="Armando Rocca" w:date="2022-01-28T16:11:00Z">
        <w:r w:rsidRPr="00D60902" w:rsidDel="005F1B81">
          <w:rPr>
            <w:lang w:val="en-GB"/>
            <w:rPrChange w:id="541" w:author="Armando Rocca" w:date="2022-01-31T13:32:00Z">
              <w:rPr>
                <w:lang w:val="pt-BR"/>
              </w:rPr>
            </w:rPrChange>
          </w:rPr>
          <w:delText>.</w:delText>
        </w:r>
      </w:del>
    </w:p>
    <w:p w14:paraId="432B66FF" w14:textId="1D6FE90C" w:rsidR="002522F8" w:rsidRPr="00D60902" w:rsidRDefault="00427184" w:rsidP="00672102">
      <w:pPr>
        <w:rPr>
          <w:lang w:val="en-GB"/>
          <w:rPrChange w:id="542" w:author="Armando Rocca" w:date="2022-01-31T13:32:00Z">
            <w:rPr>
              <w:lang w:val="pt-BR"/>
            </w:rPr>
          </w:rPrChange>
        </w:rPr>
      </w:pPr>
      <w:r w:rsidRPr="00D60902">
        <w:rPr>
          <w:lang w:val="en-GB"/>
          <w:rPrChange w:id="543" w:author="Armando Rocca" w:date="2022-01-31T13:32:00Z">
            <w:rPr>
              <w:lang w:val="pt-BR"/>
            </w:rPr>
          </w:rPrChange>
        </w:rPr>
        <w:t xml:space="preserve">The data will be sent in </w:t>
      </w:r>
      <w:r w:rsidR="007A0BD3" w:rsidRPr="00AA1142">
        <w:rPr>
          <w:color w:val="FF0000"/>
          <w:lang w:val="en-GB"/>
        </w:rPr>
        <w:t>asynchronous</w:t>
      </w:r>
      <w:r w:rsidRPr="00AA1142">
        <w:rPr>
          <w:color w:val="FF0000"/>
          <w:lang w:val="en-GB"/>
          <w:rPrChange w:id="544" w:author="Armando Rocca" w:date="2022-01-31T13:32:00Z">
            <w:rPr>
              <w:lang w:val="pt-BR"/>
            </w:rPr>
          </w:rPrChange>
        </w:rPr>
        <w:t xml:space="preserve"> mode</w:t>
      </w:r>
      <w:r w:rsidRPr="00D60902">
        <w:rPr>
          <w:lang w:val="en-GB"/>
          <w:rPrChange w:id="545" w:author="Armando Rocca" w:date="2022-01-31T13:32:00Z">
            <w:rPr>
              <w:lang w:val="pt-BR"/>
            </w:rPr>
          </w:rPrChange>
        </w:rPr>
        <w:t>, a service will check every day (in the night) the Project data changed, and if</w:t>
      </w:r>
      <w:r w:rsidR="005F6CF6" w:rsidRPr="00D60902">
        <w:rPr>
          <w:lang w:val="en-GB"/>
          <w:rPrChange w:id="546" w:author="Armando Rocca" w:date="2022-01-31T13:32:00Z">
            <w:rPr>
              <w:lang w:val="pt-BR"/>
            </w:rPr>
          </w:rPrChange>
        </w:rPr>
        <w:t xml:space="preserve"> </w:t>
      </w:r>
      <w:r w:rsidRPr="00D60902">
        <w:rPr>
          <w:lang w:val="en-GB"/>
          <w:rPrChange w:id="547" w:author="Armando Rocca" w:date="2022-01-31T13:32:00Z">
            <w:rPr>
              <w:lang w:val="pt-BR"/>
            </w:rPr>
          </w:rPrChange>
        </w:rPr>
        <w:t>one of the before fields values is changed the Project data must be sent.</w:t>
      </w:r>
    </w:p>
    <w:p w14:paraId="68080D12" w14:textId="1F51ECF7" w:rsidR="00427184" w:rsidRDefault="00427184" w:rsidP="00672102">
      <w:pPr>
        <w:rPr>
          <w:lang w:val="en-GB"/>
        </w:rPr>
      </w:pPr>
      <w:r w:rsidRPr="00D60902">
        <w:rPr>
          <w:lang w:val="en-GB"/>
          <w:rPrChange w:id="548" w:author="Armando Rocca" w:date="2022-01-31T13:32:00Z">
            <w:rPr>
              <w:lang w:val="pt-BR"/>
            </w:rPr>
          </w:rPrChange>
        </w:rPr>
        <w:t xml:space="preserve">In order to </w:t>
      </w:r>
      <w:r w:rsidR="007A0BD3" w:rsidRPr="007A0BD3">
        <w:rPr>
          <w:lang w:val="en-GB"/>
        </w:rPr>
        <w:t>maintain</w:t>
      </w:r>
      <w:r w:rsidRPr="00D60902">
        <w:rPr>
          <w:lang w:val="en-GB"/>
          <w:rPrChange w:id="549" w:author="Armando Rocca" w:date="2022-01-31T13:32:00Z">
            <w:rPr>
              <w:lang w:val="pt-BR"/>
            </w:rPr>
          </w:rPrChange>
        </w:rPr>
        <w:t xml:space="preserve"> a history and check the data change is usefully create </w:t>
      </w:r>
      <w:r w:rsidR="006747F5" w:rsidRPr="00D60902">
        <w:rPr>
          <w:lang w:val="en-GB"/>
        </w:rPr>
        <w:t>history tables (check Project data)</w:t>
      </w:r>
      <w:r w:rsidRPr="00D60902">
        <w:rPr>
          <w:lang w:val="en-GB"/>
          <w:rPrChange w:id="550" w:author="Armando Rocca" w:date="2022-01-31T13:32:00Z">
            <w:rPr>
              <w:lang w:val="pt-BR"/>
            </w:rPr>
          </w:rPrChange>
        </w:rPr>
        <w:t xml:space="preserve"> </w:t>
      </w:r>
      <w:r w:rsidR="00EC7F9D" w:rsidRPr="00D60902">
        <w:rPr>
          <w:lang w:val="en-GB"/>
          <w:rPrChange w:id="551" w:author="Armando Rocca" w:date="2022-01-31T13:32:00Z">
            <w:rPr>
              <w:lang w:val="pt-BR"/>
            </w:rPr>
          </w:rPrChange>
        </w:rPr>
        <w:t>as show here below.</w:t>
      </w:r>
    </w:p>
    <w:p w14:paraId="344F36A6" w14:textId="77777777" w:rsidR="000C29B7" w:rsidRPr="00D60902" w:rsidRDefault="000C29B7" w:rsidP="00672102">
      <w:pPr>
        <w:rPr>
          <w:lang w:val="en-GB"/>
          <w:rPrChange w:id="552" w:author="Armando Rocca" w:date="2022-01-31T13:32:00Z">
            <w:rPr>
              <w:lang w:val="pt-BR"/>
            </w:rPr>
          </w:rPrChange>
        </w:rPr>
      </w:pPr>
    </w:p>
    <w:tbl>
      <w:tblPr>
        <w:tblW w:w="10872" w:type="dxa"/>
        <w:tblInd w:w="-759" w:type="dxa"/>
        <w:tblLook w:val="04A0" w:firstRow="1" w:lastRow="0" w:firstColumn="1" w:lastColumn="0" w:noHBand="0" w:noVBand="1"/>
      </w:tblPr>
      <w:tblGrid>
        <w:gridCol w:w="781"/>
        <w:gridCol w:w="1194"/>
        <w:gridCol w:w="780"/>
        <w:gridCol w:w="782"/>
        <w:gridCol w:w="801"/>
        <w:gridCol w:w="780"/>
        <w:gridCol w:w="1194"/>
        <w:gridCol w:w="1194"/>
        <w:gridCol w:w="801"/>
        <w:gridCol w:w="825"/>
        <w:gridCol w:w="915"/>
        <w:gridCol w:w="825"/>
      </w:tblGrid>
      <w:tr w:rsidR="00EC7F9D" w:rsidRPr="00D60902" w14:paraId="7A7AB712" w14:textId="77777777" w:rsidTr="00EC7F9D">
        <w:trPr>
          <w:trHeight w:val="320"/>
        </w:trPr>
        <w:tc>
          <w:tcPr>
            <w:tcW w:w="781" w:type="dxa"/>
            <w:tcBorders>
              <w:top w:val="single" w:sz="4" w:space="0" w:color="70AD47"/>
              <w:left w:val="single" w:sz="4" w:space="0" w:color="70AD47"/>
              <w:bottom w:val="single" w:sz="4" w:space="0" w:color="70AD47"/>
              <w:right w:val="single" w:sz="4" w:space="0" w:color="70AD47"/>
            </w:tcBorders>
            <w:shd w:val="clear" w:color="000000" w:fill="FFFFFF"/>
            <w:noWrap/>
            <w:hideMark/>
          </w:tcPr>
          <w:p w14:paraId="25C054B9" w14:textId="77777777" w:rsidR="00EC7F9D" w:rsidRPr="00D60902" w:rsidRDefault="00EC7F9D" w:rsidP="00EC7F9D">
            <w:pPr>
              <w:rPr>
                <w:rFonts w:ascii="Verdana" w:hAnsi="Verdana"/>
                <w:color w:val="000000"/>
                <w:sz w:val="13"/>
                <w:szCs w:val="13"/>
                <w:lang w:val="en-GB"/>
                <w:rPrChange w:id="553" w:author="Armando Rocca" w:date="2022-01-31T13:32:00Z">
                  <w:rPr>
                    <w:rFonts w:ascii="Verdana" w:hAnsi="Verdana"/>
                    <w:color w:val="000000"/>
                    <w:sz w:val="13"/>
                    <w:szCs w:val="13"/>
                  </w:rPr>
                </w:rPrChange>
              </w:rPr>
            </w:pPr>
            <w:proofErr w:type="spellStart"/>
            <w:r w:rsidRPr="00D60902">
              <w:rPr>
                <w:rFonts w:ascii="Verdana" w:hAnsi="Verdana"/>
                <w:color w:val="000000"/>
                <w:sz w:val="13"/>
                <w:szCs w:val="13"/>
                <w:lang w:val="en-GB"/>
                <w:rPrChange w:id="554" w:author="Armando Rocca" w:date="2022-01-31T13:32:00Z">
                  <w:rPr>
                    <w:rFonts w:ascii="Verdana" w:hAnsi="Verdana"/>
                    <w:color w:val="000000"/>
                    <w:sz w:val="13"/>
                    <w:szCs w:val="13"/>
                  </w:rPr>
                </w:rPrChange>
              </w:rPr>
              <w:t>ID_chk</w:t>
            </w:r>
            <w:proofErr w:type="spellEnd"/>
            <w:r w:rsidRPr="00D60902">
              <w:rPr>
                <w:rFonts w:ascii="Verdana" w:hAnsi="Verdana"/>
                <w:color w:val="000000"/>
                <w:sz w:val="13"/>
                <w:szCs w:val="13"/>
                <w:lang w:val="en-GB"/>
                <w:rPrChange w:id="555" w:author="Armando Rocca" w:date="2022-01-31T13:32:00Z">
                  <w:rPr>
                    <w:rFonts w:ascii="Verdana" w:hAnsi="Verdana"/>
                    <w:color w:val="000000"/>
                    <w:sz w:val="13"/>
                    <w:szCs w:val="13"/>
                  </w:rPr>
                </w:rPrChange>
              </w:rPr>
              <w:t xml:space="preserve"> </w:t>
            </w:r>
          </w:p>
        </w:tc>
        <w:tc>
          <w:tcPr>
            <w:tcW w:w="1194" w:type="dxa"/>
            <w:tcBorders>
              <w:top w:val="single" w:sz="4" w:space="0" w:color="70AD47"/>
              <w:left w:val="nil"/>
              <w:bottom w:val="single" w:sz="4" w:space="0" w:color="70AD47"/>
              <w:right w:val="single" w:sz="4" w:space="0" w:color="70AD47"/>
            </w:tcBorders>
            <w:shd w:val="clear" w:color="000000" w:fill="FFFFFF"/>
            <w:noWrap/>
            <w:hideMark/>
          </w:tcPr>
          <w:p w14:paraId="5E7F091C" w14:textId="77777777" w:rsidR="00EC7F9D" w:rsidRPr="00D60902" w:rsidRDefault="00EC7F9D" w:rsidP="00EC7F9D">
            <w:pPr>
              <w:rPr>
                <w:rFonts w:ascii="Verdana" w:hAnsi="Verdana"/>
                <w:color w:val="000000"/>
                <w:sz w:val="13"/>
                <w:szCs w:val="13"/>
                <w:lang w:val="en-GB"/>
                <w:rPrChange w:id="556"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557" w:author="Armando Rocca" w:date="2022-01-31T13:32:00Z">
                  <w:rPr>
                    <w:rFonts w:ascii="Verdana" w:hAnsi="Verdana"/>
                    <w:color w:val="000000"/>
                    <w:sz w:val="13"/>
                    <w:szCs w:val="13"/>
                    <w:lang w:val="pt-BR"/>
                  </w:rPr>
                </w:rPrChange>
              </w:rPr>
              <w:t>Run date</w:t>
            </w:r>
          </w:p>
        </w:tc>
        <w:tc>
          <w:tcPr>
            <w:tcW w:w="780" w:type="dxa"/>
            <w:tcBorders>
              <w:top w:val="single" w:sz="4" w:space="0" w:color="70AD47"/>
              <w:left w:val="nil"/>
              <w:bottom w:val="single" w:sz="4" w:space="0" w:color="70AD47"/>
              <w:right w:val="single" w:sz="4" w:space="0" w:color="70AD47"/>
            </w:tcBorders>
            <w:shd w:val="clear" w:color="000000" w:fill="FFFFFF"/>
            <w:noWrap/>
            <w:hideMark/>
          </w:tcPr>
          <w:p w14:paraId="4A8D5116" w14:textId="77777777" w:rsidR="00EC7F9D" w:rsidRPr="00D60902" w:rsidRDefault="00EC7F9D" w:rsidP="00EC7F9D">
            <w:pPr>
              <w:rPr>
                <w:rFonts w:ascii="Verdana" w:hAnsi="Verdana"/>
                <w:color w:val="000000"/>
                <w:sz w:val="13"/>
                <w:szCs w:val="13"/>
                <w:lang w:val="en-GB"/>
                <w:rPrChange w:id="558"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559" w:author="Armando Rocca" w:date="2022-01-31T13:32:00Z">
                  <w:rPr>
                    <w:rFonts w:ascii="Verdana" w:hAnsi="Verdana"/>
                    <w:color w:val="000000"/>
                    <w:sz w:val="13"/>
                    <w:szCs w:val="13"/>
                  </w:rPr>
                </w:rPrChange>
              </w:rPr>
              <w:t xml:space="preserve"> </w:t>
            </w:r>
            <w:proofErr w:type="spellStart"/>
            <w:r w:rsidRPr="00D60902">
              <w:rPr>
                <w:rFonts w:ascii="Verdana" w:hAnsi="Verdana"/>
                <w:color w:val="000000"/>
                <w:sz w:val="13"/>
                <w:szCs w:val="13"/>
                <w:lang w:val="en-GB"/>
                <w:rPrChange w:id="560" w:author="Armando Rocca" w:date="2022-01-31T13:32:00Z">
                  <w:rPr>
                    <w:rFonts w:ascii="Verdana" w:hAnsi="Verdana"/>
                    <w:color w:val="000000"/>
                    <w:sz w:val="13"/>
                    <w:szCs w:val="13"/>
                  </w:rPr>
                </w:rPrChange>
              </w:rPr>
              <w:t>obj_id</w:t>
            </w:r>
            <w:proofErr w:type="spellEnd"/>
          </w:p>
        </w:tc>
        <w:tc>
          <w:tcPr>
            <w:tcW w:w="782" w:type="dxa"/>
            <w:tcBorders>
              <w:top w:val="single" w:sz="4" w:space="0" w:color="70AD47"/>
              <w:left w:val="nil"/>
              <w:bottom w:val="single" w:sz="4" w:space="0" w:color="70AD47"/>
              <w:right w:val="single" w:sz="4" w:space="0" w:color="70AD47"/>
            </w:tcBorders>
            <w:shd w:val="clear" w:color="000000" w:fill="FFFFFF"/>
            <w:noWrap/>
            <w:hideMark/>
          </w:tcPr>
          <w:p w14:paraId="2A6C91A2" w14:textId="77777777" w:rsidR="00EC7F9D" w:rsidRPr="00D60902" w:rsidRDefault="00EC7F9D" w:rsidP="00EC7F9D">
            <w:pPr>
              <w:rPr>
                <w:rFonts w:ascii="Verdana" w:hAnsi="Verdana"/>
                <w:color w:val="000000"/>
                <w:sz w:val="13"/>
                <w:szCs w:val="13"/>
                <w:lang w:val="en-GB"/>
                <w:rPrChange w:id="561"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562" w:author="Armando Rocca" w:date="2022-01-31T13:32:00Z">
                  <w:rPr>
                    <w:rFonts w:ascii="Verdana" w:hAnsi="Verdana"/>
                    <w:color w:val="000000"/>
                    <w:sz w:val="13"/>
                    <w:szCs w:val="13"/>
                  </w:rPr>
                </w:rPrChange>
              </w:rPr>
              <w:t xml:space="preserve"> </w:t>
            </w:r>
            <w:proofErr w:type="spellStart"/>
            <w:r w:rsidRPr="00D60902">
              <w:rPr>
                <w:rFonts w:ascii="Verdana" w:hAnsi="Verdana"/>
                <w:color w:val="000000"/>
                <w:sz w:val="13"/>
                <w:szCs w:val="13"/>
                <w:lang w:val="en-GB"/>
                <w:rPrChange w:id="563" w:author="Armando Rocca" w:date="2022-01-31T13:32:00Z">
                  <w:rPr>
                    <w:rFonts w:ascii="Verdana" w:hAnsi="Verdana"/>
                    <w:color w:val="000000"/>
                    <w:sz w:val="13"/>
                    <w:szCs w:val="13"/>
                  </w:rPr>
                </w:rPrChange>
              </w:rPr>
              <w:t>c_prog</w:t>
            </w:r>
            <w:proofErr w:type="spellEnd"/>
          </w:p>
        </w:tc>
        <w:tc>
          <w:tcPr>
            <w:tcW w:w="801" w:type="dxa"/>
            <w:tcBorders>
              <w:top w:val="single" w:sz="4" w:space="0" w:color="70AD47"/>
              <w:left w:val="nil"/>
              <w:bottom w:val="single" w:sz="4" w:space="0" w:color="70AD47"/>
              <w:right w:val="single" w:sz="4" w:space="0" w:color="70AD47"/>
            </w:tcBorders>
            <w:shd w:val="clear" w:color="000000" w:fill="FFFFFF"/>
            <w:noWrap/>
            <w:hideMark/>
          </w:tcPr>
          <w:p w14:paraId="221BC91F" w14:textId="77777777" w:rsidR="00EC7F9D" w:rsidRPr="00D60902" w:rsidRDefault="00EC7F9D" w:rsidP="00EC7F9D">
            <w:pPr>
              <w:rPr>
                <w:rFonts w:ascii="Verdana" w:hAnsi="Verdana"/>
                <w:color w:val="000000"/>
                <w:sz w:val="13"/>
                <w:szCs w:val="13"/>
                <w:lang w:val="en-GB"/>
                <w:rPrChange w:id="564"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565" w:author="Armando Rocca" w:date="2022-01-31T13:32:00Z">
                  <w:rPr>
                    <w:rFonts w:ascii="Verdana" w:hAnsi="Verdana"/>
                    <w:color w:val="000000"/>
                    <w:sz w:val="13"/>
                    <w:szCs w:val="13"/>
                  </w:rPr>
                </w:rPrChange>
              </w:rPr>
              <w:t xml:space="preserve"> Project code</w:t>
            </w:r>
          </w:p>
        </w:tc>
        <w:tc>
          <w:tcPr>
            <w:tcW w:w="780" w:type="dxa"/>
            <w:tcBorders>
              <w:top w:val="single" w:sz="4" w:space="0" w:color="70AD47"/>
              <w:left w:val="nil"/>
              <w:bottom w:val="single" w:sz="4" w:space="0" w:color="70AD47"/>
              <w:right w:val="single" w:sz="4" w:space="0" w:color="70AD47"/>
            </w:tcBorders>
            <w:shd w:val="clear" w:color="000000" w:fill="FFFFFF"/>
            <w:noWrap/>
            <w:hideMark/>
          </w:tcPr>
          <w:p w14:paraId="1EFF78DD" w14:textId="77777777" w:rsidR="00EC7F9D" w:rsidRPr="00D60902" w:rsidRDefault="00EC7F9D" w:rsidP="00EC7F9D">
            <w:pPr>
              <w:rPr>
                <w:rFonts w:ascii="Verdana" w:hAnsi="Verdana"/>
                <w:color w:val="000000"/>
                <w:sz w:val="13"/>
                <w:szCs w:val="13"/>
                <w:lang w:val="en-GB"/>
                <w:rPrChange w:id="566"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567" w:author="Armando Rocca" w:date="2022-01-31T13:32:00Z">
                  <w:rPr>
                    <w:rFonts w:ascii="Verdana" w:hAnsi="Verdana"/>
                    <w:color w:val="000000"/>
                    <w:sz w:val="13"/>
                    <w:szCs w:val="13"/>
                  </w:rPr>
                </w:rPrChange>
              </w:rPr>
              <w:t xml:space="preserve"> title</w:t>
            </w:r>
          </w:p>
        </w:tc>
        <w:tc>
          <w:tcPr>
            <w:tcW w:w="1194" w:type="dxa"/>
            <w:tcBorders>
              <w:top w:val="single" w:sz="4" w:space="0" w:color="70AD47"/>
              <w:left w:val="nil"/>
              <w:bottom w:val="single" w:sz="4" w:space="0" w:color="70AD47"/>
              <w:right w:val="single" w:sz="4" w:space="0" w:color="70AD47"/>
            </w:tcBorders>
            <w:shd w:val="clear" w:color="000000" w:fill="FFFFFF"/>
            <w:noWrap/>
            <w:hideMark/>
          </w:tcPr>
          <w:p w14:paraId="49CC7E84" w14:textId="77777777" w:rsidR="00EC7F9D" w:rsidRPr="00D60902" w:rsidRDefault="00EC7F9D" w:rsidP="00EC7F9D">
            <w:pPr>
              <w:rPr>
                <w:rFonts w:ascii="Verdana" w:hAnsi="Verdana"/>
                <w:color w:val="000000"/>
                <w:sz w:val="13"/>
                <w:szCs w:val="13"/>
                <w:lang w:val="en-GB"/>
                <w:rPrChange w:id="568"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569" w:author="Armando Rocca" w:date="2022-01-31T13:32:00Z">
                  <w:rPr>
                    <w:rFonts w:ascii="Verdana" w:hAnsi="Verdana"/>
                    <w:color w:val="000000"/>
                    <w:sz w:val="13"/>
                    <w:szCs w:val="13"/>
                  </w:rPr>
                </w:rPrChange>
              </w:rPr>
              <w:t xml:space="preserve">  start date</w:t>
            </w:r>
          </w:p>
        </w:tc>
        <w:tc>
          <w:tcPr>
            <w:tcW w:w="1194" w:type="dxa"/>
            <w:tcBorders>
              <w:top w:val="single" w:sz="4" w:space="0" w:color="70AD47"/>
              <w:left w:val="nil"/>
              <w:bottom w:val="single" w:sz="4" w:space="0" w:color="70AD47"/>
              <w:right w:val="single" w:sz="4" w:space="0" w:color="70AD47"/>
            </w:tcBorders>
            <w:shd w:val="clear" w:color="000000" w:fill="FFFFFF"/>
            <w:noWrap/>
            <w:hideMark/>
          </w:tcPr>
          <w:p w14:paraId="451E6BB0" w14:textId="77777777" w:rsidR="00EC7F9D" w:rsidRPr="00D60902" w:rsidRDefault="00EC7F9D" w:rsidP="00EC7F9D">
            <w:pPr>
              <w:rPr>
                <w:rFonts w:ascii="Verdana" w:hAnsi="Verdana"/>
                <w:color w:val="000000"/>
                <w:sz w:val="13"/>
                <w:szCs w:val="13"/>
                <w:lang w:val="en-GB"/>
                <w:rPrChange w:id="570"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571" w:author="Armando Rocca" w:date="2022-01-31T13:32:00Z">
                  <w:rPr>
                    <w:rFonts w:ascii="Verdana" w:hAnsi="Verdana"/>
                    <w:color w:val="000000"/>
                    <w:sz w:val="13"/>
                    <w:szCs w:val="13"/>
                  </w:rPr>
                </w:rPrChange>
              </w:rPr>
              <w:t xml:space="preserve"> finish date</w:t>
            </w:r>
          </w:p>
        </w:tc>
        <w:tc>
          <w:tcPr>
            <w:tcW w:w="801" w:type="dxa"/>
            <w:tcBorders>
              <w:top w:val="single" w:sz="4" w:space="0" w:color="70AD47"/>
              <w:left w:val="nil"/>
              <w:bottom w:val="single" w:sz="4" w:space="0" w:color="70AD47"/>
              <w:right w:val="single" w:sz="4" w:space="0" w:color="70AD47"/>
            </w:tcBorders>
            <w:shd w:val="clear" w:color="000000" w:fill="FFFFFF"/>
            <w:noWrap/>
            <w:hideMark/>
          </w:tcPr>
          <w:p w14:paraId="3B1621B2" w14:textId="77777777" w:rsidR="00EC7F9D" w:rsidRPr="00D60902" w:rsidRDefault="00EC7F9D" w:rsidP="00EC7F9D">
            <w:pPr>
              <w:rPr>
                <w:rFonts w:ascii="Verdana" w:hAnsi="Verdana"/>
                <w:color w:val="000000"/>
                <w:sz w:val="13"/>
                <w:szCs w:val="13"/>
                <w:lang w:val="en-GB"/>
                <w:rPrChange w:id="572"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573" w:author="Armando Rocca" w:date="2022-01-31T13:32:00Z">
                  <w:rPr>
                    <w:rFonts w:ascii="Verdana" w:hAnsi="Verdana"/>
                    <w:color w:val="000000"/>
                    <w:sz w:val="13"/>
                    <w:szCs w:val="13"/>
                  </w:rPr>
                </w:rPrChange>
              </w:rPr>
              <w:t xml:space="preserve"> Project status</w:t>
            </w:r>
          </w:p>
        </w:tc>
        <w:tc>
          <w:tcPr>
            <w:tcW w:w="825" w:type="dxa"/>
            <w:tcBorders>
              <w:top w:val="single" w:sz="4" w:space="0" w:color="70AD47"/>
              <w:left w:val="nil"/>
              <w:bottom w:val="single" w:sz="4" w:space="0" w:color="70AD47"/>
              <w:right w:val="single" w:sz="4" w:space="0" w:color="70AD47"/>
            </w:tcBorders>
            <w:shd w:val="clear" w:color="000000" w:fill="FFFFFF"/>
            <w:noWrap/>
            <w:hideMark/>
          </w:tcPr>
          <w:p w14:paraId="5B176C93" w14:textId="77777777" w:rsidR="00EC7F9D" w:rsidRPr="00D60902" w:rsidRDefault="00EC7F9D" w:rsidP="00EC7F9D">
            <w:pPr>
              <w:rPr>
                <w:rFonts w:ascii="Verdana" w:hAnsi="Verdana"/>
                <w:color w:val="000000"/>
                <w:sz w:val="13"/>
                <w:szCs w:val="13"/>
                <w:lang w:val="en-GB"/>
                <w:rPrChange w:id="574"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575" w:author="Armando Rocca" w:date="2022-01-31T13:32:00Z">
                  <w:rPr>
                    <w:rFonts w:ascii="Verdana" w:hAnsi="Verdana"/>
                    <w:color w:val="000000"/>
                    <w:sz w:val="13"/>
                    <w:szCs w:val="13"/>
                  </w:rPr>
                </w:rPrChange>
              </w:rPr>
              <w:t xml:space="preserve">  </w:t>
            </w:r>
            <w:proofErr w:type="spellStart"/>
            <w:r w:rsidRPr="00D60902">
              <w:rPr>
                <w:rFonts w:ascii="Verdana" w:hAnsi="Verdana"/>
                <w:color w:val="000000"/>
                <w:sz w:val="13"/>
                <w:szCs w:val="13"/>
                <w:lang w:val="en-GB"/>
                <w:rPrChange w:id="576" w:author="Armando Rocca" w:date="2022-01-31T13:32:00Z">
                  <w:rPr>
                    <w:rFonts w:ascii="Verdana" w:hAnsi="Verdana"/>
                    <w:color w:val="000000"/>
                    <w:sz w:val="13"/>
                    <w:szCs w:val="13"/>
                  </w:rPr>
                </w:rPrChange>
              </w:rPr>
              <w:t>step_id</w:t>
            </w:r>
            <w:proofErr w:type="spellEnd"/>
          </w:p>
        </w:tc>
        <w:tc>
          <w:tcPr>
            <w:tcW w:w="915" w:type="dxa"/>
            <w:tcBorders>
              <w:top w:val="single" w:sz="4" w:space="0" w:color="70AD47"/>
              <w:left w:val="nil"/>
              <w:bottom w:val="single" w:sz="4" w:space="0" w:color="70AD47"/>
              <w:right w:val="single" w:sz="4" w:space="0" w:color="70AD47"/>
            </w:tcBorders>
            <w:shd w:val="clear" w:color="000000" w:fill="FFFFFF"/>
            <w:noWrap/>
            <w:hideMark/>
          </w:tcPr>
          <w:p w14:paraId="2CAD251C" w14:textId="77777777" w:rsidR="00EC7F9D" w:rsidRPr="00D60902" w:rsidRDefault="00EC7F9D" w:rsidP="00EC7F9D">
            <w:pPr>
              <w:rPr>
                <w:rFonts w:ascii="Verdana" w:hAnsi="Verdana"/>
                <w:color w:val="000000"/>
                <w:sz w:val="13"/>
                <w:szCs w:val="13"/>
                <w:lang w:val="en-GB"/>
                <w:rPrChange w:id="577"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578" w:author="Armando Rocca" w:date="2022-01-31T13:32:00Z">
                  <w:rPr>
                    <w:rFonts w:ascii="Verdana" w:hAnsi="Verdana"/>
                    <w:color w:val="000000"/>
                    <w:sz w:val="13"/>
                    <w:szCs w:val="13"/>
                  </w:rPr>
                </w:rPrChange>
              </w:rPr>
              <w:t xml:space="preserve"> </w:t>
            </w:r>
            <w:proofErr w:type="spellStart"/>
            <w:r w:rsidRPr="00D60902">
              <w:rPr>
                <w:rFonts w:ascii="Verdana" w:hAnsi="Verdana"/>
                <w:color w:val="000000"/>
                <w:sz w:val="13"/>
                <w:szCs w:val="13"/>
                <w:lang w:val="en-GB"/>
                <w:rPrChange w:id="579" w:author="Armando Rocca" w:date="2022-01-31T13:32:00Z">
                  <w:rPr>
                    <w:rFonts w:ascii="Verdana" w:hAnsi="Verdana"/>
                    <w:color w:val="000000"/>
                    <w:sz w:val="13"/>
                    <w:szCs w:val="13"/>
                  </w:rPr>
                </w:rPrChange>
              </w:rPr>
              <w:t>id_state</w:t>
            </w:r>
            <w:proofErr w:type="spellEnd"/>
            <w:r w:rsidRPr="00D60902">
              <w:rPr>
                <w:rFonts w:ascii="Verdana" w:hAnsi="Verdana"/>
                <w:color w:val="000000"/>
                <w:sz w:val="13"/>
                <w:szCs w:val="13"/>
                <w:lang w:val="en-GB"/>
                <w:rPrChange w:id="580" w:author="Armando Rocca" w:date="2022-01-31T13:32:00Z">
                  <w:rPr>
                    <w:rFonts w:ascii="Verdana" w:hAnsi="Verdana"/>
                    <w:color w:val="000000"/>
                    <w:sz w:val="13"/>
                    <w:szCs w:val="13"/>
                  </w:rPr>
                </w:rPrChange>
              </w:rPr>
              <w:t xml:space="preserve"> </w:t>
            </w:r>
          </w:p>
        </w:tc>
        <w:tc>
          <w:tcPr>
            <w:tcW w:w="825" w:type="dxa"/>
            <w:tcBorders>
              <w:top w:val="single" w:sz="4" w:space="0" w:color="70AD47"/>
              <w:left w:val="nil"/>
              <w:bottom w:val="single" w:sz="4" w:space="0" w:color="70AD47"/>
              <w:right w:val="single" w:sz="4" w:space="0" w:color="70AD47"/>
            </w:tcBorders>
            <w:shd w:val="clear" w:color="000000" w:fill="FFFFFF"/>
            <w:noWrap/>
            <w:hideMark/>
          </w:tcPr>
          <w:p w14:paraId="0975779F" w14:textId="77777777" w:rsidR="00EC7F9D" w:rsidRPr="00D60902" w:rsidRDefault="00EC7F9D" w:rsidP="00EC7F9D">
            <w:pPr>
              <w:rPr>
                <w:rFonts w:ascii="Verdana" w:hAnsi="Verdana"/>
                <w:color w:val="000000"/>
                <w:sz w:val="13"/>
                <w:szCs w:val="13"/>
                <w:lang w:val="en-GB"/>
                <w:rPrChange w:id="581" w:author="Armando Rocca" w:date="2022-01-31T13:32:00Z">
                  <w:rPr>
                    <w:rFonts w:ascii="Verdana" w:hAnsi="Verdana"/>
                    <w:color w:val="000000"/>
                    <w:sz w:val="13"/>
                    <w:szCs w:val="13"/>
                  </w:rPr>
                </w:rPrChange>
              </w:rPr>
            </w:pPr>
            <w:proofErr w:type="spellStart"/>
            <w:r w:rsidRPr="00D60902">
              <w:rPr>
                <w:rFonts w:ascii="Verdana" w:hAnsi="Verdana"/>
                <w:color w:val="000000"/>
                <w:sz w:val="13"/>
                <w:szCs w:val="13"/>
                <w:lang w:val="en-GB"/>
                <w:rPrChange w:id="582" w:author="Armando Rocca" w:date="2022-01-31T13:32:00Z">
                  <w:rPr>
                    <w:rFonts w:ascii="Verdana" w:hAnsi="Verdana"/>
                    <w:color w:val="000000"/>
                    <w:sz w:val="13"/>
                    <w:szCs w:val="13"/>
                  </w:rPr>
                </w:rPrChange>
              </w:rPr>
              <w:t>id_sent</w:t>
            </w:r>
            <w:proofErr w:type="spellEnd"/>
          </w:p>
        </w:tc>
      </w:tr>
      <w:tr w:rsidR="00EC7F9D" w:rsidRPr="00D60902" w14:paraId="3B4EA444" w14:textId="77777777" w:rsidTr="00EC7F9D">
        <w:trPr>
          <w:trHeight w:val="320"/>
        </w:trPr>
        <w:tc>
          <w:tcPr>
            <w:tcW w:w="781" w:type="dxa"/>
            <w:tcBorders>
              <w:top w:val="nil"/>
              <w:left w:val="single" w:sz="4" w:space="0" w:color="70AD47"/>
              <w:bottom w:val="single" w:sz="4" w:space="0" w:color="70AD47"/>
              <w:right w:val="single" w:sz="4" w:space="0" w:color="70AD47"/>
            </w:tcBorders>
            <w:shd w:val="clear" w:color="000000" w:fill="FFFFFF"/>
            <w:noWrap/>
            <w:hideMark/>
          </w:tcPr>
          <w:p w14:paraId="50CE231A" w14:textId="77777777" w:rsidR="00EC7F9D" w:rsidRPr="00D60902" w:rsidRDefault="00EC7F9D" w:rsidP="00EC7F9D">
            <w:pPr>
              <w:jc w:val="right"/>
              <w:rPr>
                <w:rFonts w:ascii="Verdana" w:hAnsi="Verdana"/>
                <w:color w:val="000000"/>
                <w:sz w:val="13"/>
                <w:szCs w:val="13"/>
                <w:lang w:val="en-GB"/>
                <w:rPrChange w:id="583"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584" w:author="Armando Rocca" w:date="2022-01-31T13:32:00Z">
                  <w:rPr>
                    <w:rFonts w:ascii="Verdana" w:hAnsi="Verdana"/>
                    <w:color w:val="000000"/>
                    <w:sz w:val="13"/>
                    <w:szCs w:val="13"/>
                  </w:rPr>
                </w:rPrChange>
              </w:rPr>
              <w:t>1</w:t>
            </w:r>
          </w:p>
        </w:tc>
        <w:tc>
          <w:tcPr>
            <w:tcW w:w="1194" w:type="dxa"/>
            <w:tcBorders>
              <w:top w:val="nil"/>
              <w:left w:val="nil"/>
              <w:bottom w:val="single" w:sz="4" w:space="0" w:color="70AD47"/>
              <w:right w:val="single" w:sz="4" w:space="0" w:color="70AD47"/>
            </w:tcBorders>
            <w:shd w:val="clear" w:color="000000" w:fill="FFFFFF"/>
            <w:noWrap/>
            <w:hideMark/>
          </w:tcPr>
          <w:p w14:paraId="0F257623" w14:textId="34A17D6F" w:rsidR="00EC7F9D" w:rsidRPr="00D60902" w:rsidRDefault="00AA58A0" w:rsidP="00EC7F9D">
            <w:pPr>
              <w:jc w:val="right"/>
              <w:rPr>
                <w:rFonts w:ascii="Verdana" w:hAnsi="Verdana"/>
                <w:color w:val="000000"/>
                <w:sz w:val="13"/>
                <w:szCs w:val="13"/>
                <w:lang w:val="en-GB"/>
                <w:rPrChange w:id="585"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586" w:author="Armando Rocca" w:date="2022-01-31T13:32:00Z">
                  <w:rPr>
                    <w:rFonts w:ascii="Verdana" w:hAnsi="Verdana"/>
                    <w:color w:val="000000"/>
                    <w:sz w:val="13"/>
                    <w:szCs w:val="13"/>
                    <w:lang w:val="it-IT"/>
                  </w:rPr>
                </w:rPrChange>
              </w:rPr>
              <w:t>22</w:t>
            </w:r>
            <w:r w:rsidR="00EC7F9D" w:rsidRPr="00D60902">
              <w:rPr>
                <w:rFonts w:ascii="Verdana" w:hAnsi="Verdana"/>
                <w:color w:val="000000"/>
                <w:sz w:val="13"/>
                <w:szCs w:val="13"/>
                <w:lang w:val="en-GB"/>
                <w:rPrChange w:id="587" w:author="Armando Rocca" w:date="2022-01-31T13:32:00Z">
                  <w:rPr>
                    <w:rFonts w:ascii="Verdana" w:hAnsi="Verdana"/>
                    <w:color w:val="000000"/>
                    <w:sz w:val="13"/>
                    <w:szCs w:val="13"/>
                  </w:rPr>
                </w:rPrChange>
              </w:rPr>
              <w:t>/01/2022</w:t>
            </w:r>
          </w:p>
        </w:tc>
        <w:tc>
          <w:tcPr>
            <w:tcW w:w="780" w:type="dxa"/>
            <w:tcBorders>
              <w:top w:val="nil"/>
              <w:left w:val="nil"/>
              <w:bottom w:val="single" w:sz="4" w:space="0" w:color="70AD47"/>
              <w:right w:val="single" w:sz="4" w:space="0" w:color="70AD47"/>
            </w:tcBorders>
            <w:shd w:val="clear" w:color="000000" w:fill="FFFFFF"/>
            <w:noWrap/>
            <w:hideMark/>
          </w:tcPr>
          <w:p w14:paraId="2B31E074" w14:textId="77777777" w:rsidR="00EC7F9D" w:rsidRPr="00D60902" w:rsidRDefault="00EC7F9D" w:rsidP="00EC7F9D">
            <w:pPr>
              <w:jc w:val="right"/>
              <w:rPr>
                <w:rFonts w:ascii="Verdana" w:hAnsi="Verdana"/>
                <w:color w:val="000000"/>
                <w:sz w:val="13"/>
                <w:szCs w:val="13"/>
                <w:lang w:val="en-GB"/>
                <w:rPrChange w:id="588"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589" w:author="Armando Rocca" w:date="2022-01-31T13:32:00Z">
                  <w:rPr>
                    <w:rFonts w:ascii="Verdana" w:hAnsi="Verdana"/>
                    <w:color w:val="000000"/>
                    <w:sz w:val="13"/>
                    <w:szCs w:val="13"/>
                  </w:rPr>
                </w:rPrChange>
              </w:rPr>
              <w:t>1</w:t>
            </w:r>
          </w:p>
        </w:tc>
        <w:tc>
          <w:tcPr>
            <w:tcW w:w="782" w:type="dxa"/>
            <w:tcBorders>
              <w:top w:val="nil"/>
              <w:left w:val="nil"/>
              <w:bottom w:val="single" w:sz="4" w:space="0" w:color="70AD47"/>
              <w:right w:val="single" w:sz="4" w:space="0" w:color="70AD47"/>
            </w:tcBorders>
            <w:shd w:val="clear" w:color="000000" w:fill="FFFFFF"/>
            <w:noWrap/>
            <w:hideMark/>
          </w:tcPr>
          <w:p w14:paraId="337C7D69" w14:textId="77777777" w:rsidR="00EC7F9D" w:rsidRPr="00D60902" w:rsidRDefault="00EC7F9D" w:rsidP="00EC7F9D">
            <w:pPr>
              <w:jc w:val="right"/>
              <w:rPr>
                <w:rFonts w:ascii="Verdana" w:hAnsi="Verdana"/>
                <w:color w:val="000000"/>
                <w:sz w:val="13"/>
                <w:szCs w:val="13"/>
                <w:lang w:val="en-GB"/>
                <w:rPrChange w:id="590"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591" w:author="Armando Rocca" w:date="2022-01-31T13:32:00Z">
                  <w:rPr>
                    <w:rFonts w:ascii="Verdana" w:hAnsi="Verdana"/>
                    <w:color w:val="000000"/>
                    <w:sz w:val="13"/>
                    <w:szCs w:val="13"/>
                  </w:rPr>
                </w:rPrChange>
              </w:rPr>
              <w:t>1</w:t>
            </w:r>
          </w:p>
        </w:tc>
        <w:tc>
          <w:tcPr>
            <w:tcW w:w="801" w:type="dxa"/>
            <w:tcBorders>
              <w:top w:val="nil"/>
              <w:left w:val="nil"/>
              <w:bottom w:val="single" w:sz="4" w:space="0" w:color="70AD47"/>
              <w:right w:val="single" w:sz="4" w:space="0" w:color="70AD47"/>
            </w:tcBorders>
            <w:shd w:val="clear" w:color="000000" w:fill="FFFFFF"/>
            <w:noWrap/>
            <w:hideMark/>
          </w:tcPr>
          <w:p w14:paraId="49E3F29F" w14:textId="77777777" w:rsidR="00EC7F9D" w:rsidRPr="00D60902" w:rsidRDefault="00EC7F9D" w:rsidP="00EC7F9D">
            <w:pPr>
              <w:rPr>
                <w:rFonts w:ascii="Verdana" w:hAnsi="Verdana"/>
                <w:color w:val="000000"/>
                <w:sz w:val="13"/>
                <w:szCs w:val="13"/>
                <w:lang w:val="en-GB"/>
                <w:rPrChange w:id="592"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593" w:author="Armando Rocca" w:date="2022-01-31T13:32:00Z">
                  <w:rPr>
                    <w:rFonts w:ascii="Verdana" w:hAnsi="Verdana"/>
                    <w:color w:val="000000"/>
                    <w:sz w:val="13"/>
                    <w:szCs w:val="13"/>
                  </w:rPr>
                </w:rPrChange>
              </w:rPr>
              <w:t>c0001</w:t>
            </w:r>
          </w:p>
        </w:tc>
        <w:tc>
          <w:tcPr>
            <w:tcW w:w="780" w:type="dxa"/>
            <w:tcBorders>
              <w:top w:val="nil"/>
              <w:left w:val="nil"/>
              <w:bottom w:val="single" w:sz="4" w:space="0" w:color="70AD47"/>
              <w:right w:val="single" w:sz="4" w:space="0" w:color="70AD47"/>
            </w:tcBorders>
            <w:shd w:val="clear" w:color="000000" w:fill="FFFFFF"/>
            <w:noWrap/>
            <w:hideMark/>
          </w:tcPr>
          <w:p w14:paraId="48DF908F" w14:textId="77777777" w:rsidR="00EC7F9D" w:rsidRPr="00D60902" w:rsidRDefault="00EC7F9D" w:rsidP="00EC7F9D">
            <w:pPr>
              <w:rPr>
                <w:rFonts w:ascii="Verdana" w:hAnsi="Verdana"/>
                <w:color w:val="000000"/>
                <w:sz w:val="13"/>
                <w:szCs w:val="13"/>
                <w:lang w:val="en-GB"/>
                <w:rPrChange w:id="594"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595" w:author="Armando Rocca" w:date="2022-01-31T13:32:00Z">
                  <w:rPr>
                    <w:rFonts w:ascii="Verdana" w:hAnsi="Verdana"/>
                    <w:color w:val="000000"/>
                    <w:sz w:val="13"/>
                    <w:szCs w:val="13"/>
                  </w:rPr>
                </w:rPrChange>
              </w:rPr>
              <w:t>title</w:t>
            </w:r>
          </w:p>
        </w:tc>
        <w:tc>
          <w:tcPr>
            <w:tcW w:w="1194" w:type="dxa"/>
            <w:tcBorders>
              <w:top w:val="nil"/>
              <w:left w:val="nil"/>
              <w:bottom w:val="single" w:sz="4" w:space="0" w:color="70AD47"/>
              <w:right w:val="single" w:sz="4" w:space="0" w:color="70AD47"/>
            </w:tcBorders>
            <w:shd w:val="clear" w:color="000000" w:fill="FFFFFF"/>
            <w:noWrap/>
            <w:hideMark/>
          </w:tcPr>
          <w:p w14:paraId="43B98CC6" w14:textId="77777777" w:rsidR="00EC7F9D" w:rsidRPr="00D60902" w:rsidRDefault="00EC7F9D" w:rsidP="00EC7F9D">
            <w:pPr>
              <w:jc w:val="right"/>
              <w:rPr>
                <w:rFonts w:ascii="Verdana" w:hAnsi="Verdana"/>
                <w:color w:val="000000"/>
                <w:sz w:val="13"/>
                <w:szCs w:val="13"/>
                <w:lang w:val="en-GB"/>
                <w:rPrChange w:id="596"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597" w:author="Armando Rocca" w:date="2022-01-31T13:32:00Z">
                  <w:rPr>
                    <w:rFonts w:ascii="Verdana" w:hAnsi="Verdana"/>
                    <w:color w:val="000000"/>
                    <w:sz w:val="13"/>
                    <w:szCs w:val="13"/>
                  </w:rPr>
                </w:rPrChange>
              </w:rPr>
              <w:t>01/01/2022</w:t>
            </w:r>
          </w:p>
        </w:tc>
        <w:tc>
          <w:tcPr>
            <w:tcW w:w="1194" w:type="dxa"/>
            <w:tcBorders>
              <w:top w:val="nil"/>
              <w:left w:val="nil"/>
              <w:bottom w:val="single" w:sz="4" w:space="0" w:color="70AD47"/>
              <w:right w:val="single" w:sz="4" w:space="0" w:color="70AD47"/>
            </w:tcBorders>
            <w:shd w:val="clear" w:color="000000" w:fill="FFFFFF"/>
            <w:noWrap/>
            <w:hideMark/>
          </w:tcPr>
          <w:p w14:paraId="405A6511" w14:textId="77777777" w:rsidR="00EC7F9D" w:rsidRPr="00D60902" w:rsidRDefault="00EC7F9D" w:rsidP="00EC7F9D">
            <w:pPr>
              <w:jc w:val="right"/>
              <w:rPr>
                <w:rFonts w:ascii="Verdana" w:hAnsi="Verdana"/>
                <w:color w:val="000000"/>
                <w:sz w:val="13"/>
                <w:szCs w:val="13"/>
                <w:lang w:val="en-GB"/>
                <w:rPrChange w:id="598"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599" w:author="Armando Rocca" w:date="2022-01-31T13:32:00Z">
                  <w:rPr>
                    <w:rFonts w:ascii="Verdana" w:hAnsi="Verdana"/>
                    <w:color w:val="000000"/>
                    <w:sz w:val="13"/>
                    <w:szCs w:val="13"/>
                  </w:rPr>
                </w:rPrChange>
              </w:rPr>
              <w:t>31/12/2022</w:t>
            </w:r>
          </w:p>
        </w:tc>
        <w:tc>
          <w:tcPr>
            <w:tcW w:w="801" w:type="dxa"/>
            <w:tcBorders>
              <w:top w:val="nil"/>
              <w:left w:val="nil"/>
              <w:bottom w:val="single" w:sz="4" w:space="0" w:color="70AD47"/>
              <w:right w:val="single" w:sz="4" w:space="0" w:color="70AD47"/>
            </w:tcBorders>
            <w:shd w:val="clear" w:color="000000" w:fill="FFFFFF"/>
            <w:noWrap/>
            <w:hideMark/>
          </w:tcPr>
          <w:p w14:paraId="66E40E8C" w14:textId="77777777" w:rsidR="00EC7F9D" w:rsidRPr="00D60902" w:rsidRDefault="00EC7F9D" w:rsidP="00EC7F9D">
            <w:pPr>
              <w:jc w:val="right"/>
              <w:rPr>
                <w:rFonts w:ascii="Verdana" w:hAnsi="Verdana"/>
                <w:color w:val="000000"/>
                <w:sz w:val="13"/>
                <w:szCs w:val="13"/>
                <w:lang w:val="en-GB"/>
                <w:rPrChange w:id="600"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01" w:author="Armando Rocca" w:date="2022-01-31T13:32:00Z">
                  <w:rPr>
                    <w:rFonts w:ascii="Verdana" w:hAnsi="Verdana"/>
                    <w:color w:val="000000"/>
                    <w:sz w:val="13"/>
                    <w:szCs w:val="13"/>
                  </w:rPr>
                </w:rPrChange>
              </w:rPr>
              <w:t>9</w:t>
            </w:r>
          </w:p>
        </w:tc>
        <w:tc>
          <w:tcPr>
            <w:tcW w:w="825" w:type="dxa"/>
            <w:tcBorders>
              <w:top w:val="nil"/>
              <w:left w:val="nil"/>
              <w:bottom w:val="single" w:sz="4" w:space="0" w:color="70AD47"/>
              <w:right w:val="single" w:sz="4" w:space="0" w:color="70AD47"/>
            </w:tcBorders>
            <w:shd w:val="clear" w:color="000000" w:fill="FFFFFF"/>
            <w:noWrap/>
            <w:hideMark/>
          </w:tcPr>
          <w:p w14:paraId="560EF4BD" w14:textId="77777777" w:rsidR="00EC7F9D" w:rsidRPr="00D60902" w:rsidRDefault="00EC7F9D" w:rsidP="00EC7F9D">
            <w:pPr>
              <w:jc w:val="right"/>
              <w:rPr>
                <w:rFonts w:ascii="Verdana" w:hAnsi="Verdana"/>
                <w:color w:val="000000"/>
                <w:sz w:val="13"/>
                <w:szCs w:val="13"/>
                <w:lang w:val="en-GB"/>
                <w:rPrChange w:id="602"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03" w:author="Armando Rocca" w:date="2022-01-31T13:32:00Z">
                  <w:rPr>
                    <w:rFonts w:ascii="Verdana" w:hAnsi="Verdana"/>
                    <w:color w:val="000000"/>
                    <w:sz w:val="13"/>
                    <w:szCs w:val="13"/>
                  </w:rPr>
                </w:rPrChange>
              </w:rPr>
              <w:t>2</w:t>
            </w:r>
          </w:p>
        </w:tc>
        <w:tc>
          <w:tcPr>
            <w:tcW w:w="915" w:type="dxa"/>
            <w:tcBorders>
              <w:top w:val="nil"/>
              <w:left w:val="nil"/>
              <w:bottom w:val="single" w:sz="4" w:space="0" w:color="70AD47"/>
              <w:right w:val="single" w:sz="4" w:space="0" w:color="70AD47"/>
            </w:tcBorders>
            <w:shd w:val="clear" w:color="000000" w:fill="FFFFFF"/>
            <w:noWrap/>
            <w:hideMark/>
          </w:tcPr>
          <w:p w14:paraId="16CFD55F" w14:textId="77777777" w:rsidR="00EC7F9D" w:rsidRPr="00D60902" w:rsidRDefault="00EC7F9D" w:rsidP="00EC7F9D">
            <w:pPr>
              <w:rPr>
                <w:rFonts w:ascii="Verdana" w:hAnsi="Verdana"/>
                <w:color w:val="000000"/>
                <w:sz w:val="13"/>
                <w:szCs w:val="13"/>
                <w:lang w:val="en-GB"/>
                <w:rPrChange w:id="604"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05" w:author="Armando Rocca" w:date="2022-01-31T13:32:00Z">
                  <w:rPr>
                    <w:rFonts w:ascii="Verdana" w:hAnsi="Verdana"/>
                    <w:color w:val="000000"/>
                    <w:sz w:val="13"/>
                    <w:szCs w:val="13"/>
                  </w:rPr>
                </w:rPrChange>
              </w:rPr>
              <w:t>changed</w:t>
            </w:r>
          </w:p>
        </w:tc>
        <w:tc>
          <w:tcPr>
            <w:tcW w:w="825" w:type="dxa"/>
            <w:tcBorders>
              <w:top w:val="nil"/>
              <w:left w:val="nil"/>
              <w:bottom w:val="single" w:sz="4" w:space="0" w:color="70AD47"/>
              <w:right w:val="single" w:sz="4" w:space="0" w:color="70AD47"/>
            </w:tcBorders>
            <w:shd w:val="clear" w:color="000000" w:fill="FFFFFF"/>
            <w:noWrap/>
            <w:hideMark/>
          </w:tcPr>
          <w:p w14:paraId="3E3967C4" w14:textId="77777777" w:rsidR="00EC7F9D" w:rsidRPr="00D60902" w:rsidRDefault="00EC7F9D" w:rsidP="00EC7F9D">
            <w:pPr>
              <w:rPr>
                <w:rFonts w:ascii="Verdana" w:hAnsi="Verdana"/>
                <w:color w:val="000000"/>
                <w:sz w:val="13"/>
                <w:szCs w:val="13"/>
                <w:lang w:val="en-GB"/>
                <w:rPrChange w:id="606"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07" w:author="Armando Rocca" w:date="2022-01-31T13:32:00Z">
                  <w:rPr>
                    <w:rFonts w:ascii="Verdana" w:hAnsi="Verdana"/>
                    <w:color w:val="000000"/>
                    <w:sz w:val="13"/>
                    <w:szCs w:val="13"/>
                  </w:rPr>
                </w:rPrChange>
              </w:rPr>
              <w:t>Null</w:t>
            </w:r>
          </w:p>
        </w:tc>
      </w:tr>
      <w:tr w:rsidR="00EC7F9D" w:rsidRPr="00D60902" w14:paraId="0FA0EDF5" w14:textId="77777777" w:rsidTr="00EC7F9D">
        <w:trPr>
          <w:trHeight w:val="320"/>
        </w:trPr>
        <w:tc>
          <w:tcPr>
            <w:tcW w:w="781" w:type="dxa"/>
            <w:tcBorders>
              <w:top w:val="nil"/>
              <w:left w:val="single" w:sz="4" w:space="0" w:color="70AD47"/>
              <w:bottom w:val="single" w:sz="4" w:space="0" w:color="70AD47"/>
              <w:right w:val="single" w:sz="4" w:space="0" w:color="70AD47"/>
            </w:tcBorders>
            <w:shd w:val="clear" w:color="000000" w:fill="FFFFFF"/>
            <w:noWrap/>
            <w:hideMark/>
          </w:tcPr>
          <w:p w14:paraId="5300AB47" w14:textId="77777777" w:rsidR="00EC7F9D" w:rsidRPr="00D60902" w:rsidRDefault="00EC7F9D" w:rsidP="00EC7F9D">
            <w:pPr>
              <w:jc w:val="right"/>
              <w:rPr>
                <w:rFonts w:ascii="Verdana" w:hAnsi="Verdana"/>
                <w:color w:val="000000"/>
                <w:sz w:val="13"/>
                <w:szCs w:val="13"/>
                <w:lang w:val="en-GB"/>
                <w:rPrChange w:id="608"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09" w:author="Armando Rocca" w:date="2022-01-31T13:32:00Z">
                  <w:rPr>
                    <w:rFonts w:ascii="Verdana" w:hAnsi="Verdana"/>
                    <w:color w:val="000000"/>
                    <w:sz w:val="13"/>
                    <w:szCs w:val="13"/>
                  </w:rPr>
                </w:rPrChange>
              </w:rPr>
              <w:t>2</w:t>
            </w:r>
          </w:p>
        </w:tc>
        <w:tc>
          <w:tcPr>
            <w:tcW w:w="1194" w:type="dxa"/>
            <w:tcBorders>
              <w:top w:val="nil"/>
              <w:left w:val="nil"/>
              <w:bottom w:val="single" w:sz="4" w:space="0" w:color="70AD47"/>
              <w:right w:val="single" w:sz="4" w:space="0" w:color="70AD47"/>
            </w:tcBorders>
            <w:shd w:val="clear" w:color="000000" w:fill="FFFFFF"/>
            <w:noWrap/>
            <w:hideMark/>
          </w:tcPr>
          <w:p w14:paraId="5BB7B62E" w14:textId="6FC4714C" w:rsidR="00EC7F9D" w:rsidRPr="00D60902" w:rsidRDefault="00AA58A0" w:rsidP="00EC7F9D">
            <w:pPr>
              <w:jc w:val="right"/>
              <w:rPr>
                <w:rFonts w:ascii="Verdana" w:hAnsi="Verdana"/>
                <w:color w:val="000000"/>
                <w:sz w:val="13"/>
                <w:szCs w:val="13"/>
                <w:lang w:val="en-GB"/>
                <w:rPrChange w:id="610"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11" w:author="Armando Rocca" w:date="2022-01-31T13:32:00Z">
                  <w:rPr>
                    <w:rFonts w:ascii="Verdana" w:hAnsi="Verdana"/>
                    <w:color w:val="000000"/>
                    <w:sz w:val="13"/>
                    <w:szCs w:val="13"/>
                  </w:rPr>
                </w:rPrChange>
              </w:rPr>
              <w:t>23</w:t>
            </w:r>
            <w:r w:rsidR="00EC7F9D" w:rsidRPr="00D60902">
              <w:rPr>
                <w:rFonts w:ascii="Verdana" w:hAnsi="Verdana"/>
                <w:color w:val="000000"/>
                <w:sz w:val="13"/>
                <w:szCs w:val="13"/>
                <w:lang w:val="en-GB"/>
                <w:rPrChange w:id="612" w:author="Armando Rocca" w:date="2022-01-31T13:32:00Z">
                  <w:rPr>
                    <w:rFonts w:ascii="Verdana" w:hAnsi="Verdana"/>
                    <w:color w:val="000000"/>
                    <w:sz w:val="13"/>
                    <w:szCs w:val="13"/>
                  </w:rPr>
                </w:rPrChange>
              </w:rPr>
              <w:t>/01/2022</w:t>
            </w:r>
          </w:p>
        </w:tc>
        <w:tc>
          <w:tcPr>
            <w:tcW w:w="780" w:type="dxa"/>
            <w:tcBorders>
              <w:top w:val="nil"/>
              <w:left w:val="nil"/>
              <w:bottom w:val="single" w:sz="4" w:space="0" w:color="70AD47"/>
              <w:right w:val="single" w:sz="4" w:space="0" w:color="70AD47"/>
            </w:tcBorders>
            <w:shd w:val="clear" w:color="000000" w:fill="FFFFFF"/>
            <w:noWrap/>
            <w:hideMark/>
          </w:tcPr>
          <w:p w14:paraId="31D4F86D" w14:textId="77777777" w:rsidR="00EC7F9D" w:rsidRPr="00D60902" w:rsidRDefault="00EC7F9D" w:rsidP="00EC7F9D">
            <w:pPr>
              <w:jc w:val="right"/>
              <w:rPr>
                <w:rFonts w:ascii="Verdana" w:hAnsi="Verdana"/>
                <w:color w:val="000000"/>
                <w:sz w:val="13"/>
                <w:szCs w:val="13"/>
                <w:lang w:val="en-GB"/>
                <w:rPrChange w:id="613"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14" w:author="Armando Rocca" w:date="2022-01-31T13:32:00Z">
                  <w:rPr>
                    <w:rFonts w:ascii="Verdana" w:hAnsi="Verdana"/>
                    <w:color w:val="000000"/>
                    <w:sz w:val="13"/>
                    <w:szCs w:val="13"/>
                  </w:rPr>
                </w:rPrChange>
              </w:rPr>
              <w:t>1</w:t>
            </w:r>
          </w:p>
        </w:tc>
        <w:tc>
          <w:tcPr>
            <w:tcW w:w="782" w:type="dxa"/>
            <w:tcBorders>
              <w:top w:val="nil"/>
              <w:left w:val="nil"/>
              <w:bottom w:val="single" w:sz="4" w:space="0" w:color="70AD47"/>
              <w:right w:val="single" w:sz="4" w:space="0" w:color="70AD47"/>
            </w:tcBorders>
            <w:shd w:val="clear" w:color="000000" w:fill="FFFFFF"/>
            <w:noWrap/>
            <w:hideMark/>
          </w:tcPr>
          <w:p w14:paraId="524B2EC9" w14:textId="77777777" w:rsidR="00EC7F9D" w:rsidRPr="00D60902" w:rsidRDefault="00EC7F9D" w:rsidP="00EC7F9D">
            <w:pPr>
              <w:jc w:val="right"/>
              <w:rPr>
                <w:rFonts w:ascii="Verdana" w:hAnsi="Verdana"/>
                <w:color w:val="000000"/>
                <w:sz w:val="13"/>
                <w:szCs w:val="13"/>
                <w:lang w:val="en-GB"/>
                <w:rPrChange w:id="615"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16" w:author="Armando Rocca" w:date="2022-01-31T13:32:00Z">
                  <w:rPr>
                    <w:rFonts w:ascii="Verdana" w:hAnsi="Verdana"/>
                    <w:color w:val="000000"/>
                    <w:sz w:val="13"/>
                    <w:szCs w:val="13"/>
                  </w:rPr>
                </w:rPrChange>
              </w:rPr>
              <w:t>1</w:t>
            </w:r>
          </w:p>
        </w:tc>
        <w:tc>
          <w:tcPr>
            <w:tcW w:w="801" w:type="dxa"/>
            <w:tcBorders>
              <w:top w:val="nil"/>
              <w:left w:val="nil"/>
              <w:bottom w:val="single" w:sz="4" w:space="0" w:color="70AD47"/>
              <w:right w:val="single" w:sz="4" w:space="0" w:color="70AD47"/>
            </w:tcBorders>
            <w:shd w:val="clear" w:color="000000" w:fill="FFFFFF"/>
            <w:noWrap/>
            <w:hideMark/>
          </w:tcPr>
          <w:p w14:paraId="294EAFE9" w14:textId="77777777" w:rsidR="00EC7F9D" w:rsidRPr="00D60902" w:rsidRDefault="00EC7F9D" w:rsidP="00EC7F9D">
            <w:pPr>
              <w:rPr>
                <w:rFonts w:ascii="Verdana" w:hAnsi="Verdana"/>
                <w:color w:val="000000"/>
                <w:sz w:val="13"/>
                <w:szCs w:val="13"/>
                <w:lang w:val="en-GB"/>
                <w:rPrChange w:id="617"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18" w:author="Armando Rocca" w:date="2022-01-31T13:32:00Z">
                  <w:rPr>
                    <w:rFonts w:ascii="Verdana" w:hAnsi="Verdana"/>
                    <w:color w:val="000000"/>
                    <w:sz w:val="13"/>
                    <w:szCs w:val="13"/>
                  </w:rPr>
                </w:rPrChange>
              </w:rPr>
              <w:t>c0001</w:t>
            </w:r>
          </w:p>
        </w:tc>
        <w:tc>
          <w:tcPr>
            <w:tcW w:w="780" w:type="dxa"/>
            <w:tcBorders>
              <w:top w:val="nil"/>
              <w:left w:val="nil"/>
              <w:bottom w:val="single" w:sz="4" w:space="0" w:color="70AD47"/>
              <w:right w:val="single" w:sz="4" w:space="0" w:color="70AD47"/>
            </w:tcBorders>
            <w:shd w:val="clear" w:color="000000" w:fill="FFFFFF"/>
            <w:noWrap/>
            <w:hideMark/>
          </w:tcPr>
          <w:p w14:paraId="4ABF3DC8" w14:textId="77777777" w:rsidR="00EC7F9D" w:rsidRPr="00D60902" w:rsidRDefault="00EC7F9D" w:rsidP="00EC7F9D">
            <w:pPr>
              <w:rPr>
                <w:rFonts w:ascii="Verdana" w:hAnsi="Verdana"/>
                <w:color w:val="000000"/>
                <w:sz w:val="13"/>
                <w:szCs w:val="13"/>
                <w:lang w:val="en-GB"/>
                <w:rPrChange w:id="619"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20" w:author="Armando Rocca" w:date="2022-01-31T13:32:00Z">
                  <w:rPr>
                    <w:rFonts w:ascii="Verdana" w:hAnsi="Verdana"/>
                    <w:color w:val="000000"/>
                    <w:sz w:val="13"/>
                    <w:szCs w:val="13"/>
                  </w:rPr>
                </w:rPrChange>
              </w:rPr>
              <w:t>title</w:t>
            </w:r>
          </w:p>
        </w:tc>
        <w:tc>
          <w:tcPr>
            <w:tcW w:w="1194" w:type="dxa"/>
            <w:tcBorders>
              <w:top w:val="nil"/>
              <w:left w:val="nil"/>
              <w:bottom w:val="single" w:sz="4" w:space="0" w:color="70AD47"/>
              <w:right w:val="single" w:sz="4" w:space="0" w:color="70AD47"/>
            </w:tcBorders>
            <w:shd w:val="clear" w:color="000000" w:fill="FFFFFF"/>
            <w:noWrap/>
            <w:hideMark/>
          </w:tcPr>
          <w:p w14:paraId="25B20E14" w14:textId="77777777" w:rsidR="00EC7F9D" w:rsidRPr="00D60902" w:rsidRDefault="00EC7F9D" w:rsidP="00EC7F9D">
            <w:pPr>
              <w:jc w:val="right"/>
              <w:rPr>
                <w:rFonts w:ascii="Verdana" w:hAnsi="Verdana"/>
                <w:color w:val="000000"/>
                <w:sz w:val="13"/>
                <w:szCs w:val="13"/>
                <w:lang w:val="en-GB"/>
                <w:rPrChange w:id="621"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22" w:author="Armando Rocca" w:date="2022-01-31T13:32:00Z">
                  <w:rPr>
                    <w:rFonts w:ascii="Verdana" w:hAnsi="Verdana"/>
                    <w:color w:val="000000"/>
                    <w:sz w:val="13"/>
                    <w:szCs w:val="13"/>
                  </w:rPr>
                </w:rPrChange>
              </w:rPr>
              <w:t>01/01/2022</w:t>
            </w:r>
          </w:p>
        </w:tc>
        <w:tc>
          <w:tcPr>
            <w:tcW w:w="1194" w:type="dxa"/>
            <w:tcBorders>
              <w:top w:val="nil"/>
              <w:left w:val="nil"/>
              <w:bottom w:val="single" w:sz="4" w:space="0" w:color="70AD47"/>
              <w:right w:val="single" w:sz="4" w:space="0" w:color="70AD47"/>
            </w:tcBorders>
            <w:shd w:val="clear" w:color="000000" w:fill="FFFFFF"/>
            <w:noWrap/>
            <w:hideMark/>
          </w:tcPr>
          <w:p w14:paraId="3AD2E8BD" w14:textId="77777777" w:rsidR="00EC7F9D" w:rsidRPr="00D60902" w:rsidRDefault="00EC7F9D" w:rsidP="00EC7F9D">
            <w:pPr>
              <w:jc w:val="right"/>
              <w:rPr>
                <w:rFonts w:ascii="Verdana" w:hAnsi="Verdana"/>
                <w:color w:val="000000"/>
                <w:sz w:val="13"/>
                <w:szCs w:val="13"/>
                <w:lang w:val="en-GB"/>
                <w:rPrChange w:id="623"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24" w:author="Armando Rocca" w:date="2022-01-31T13:32:00Z">
                  <w:rPr>
                    <w:rFonts w:ascii="Verdana" w:hAnsi="Verdana"/>
                    <w:color w:val="000000"/>
                    <w:sz w:val="13"/>
                    <w:szCs w:val="13"/>
                  </w:rPr>
                </w:rPrChange>
              </w:rPr>
              <w:t>31/12/2022</w:t>
            </w:r>
          </w:p>
        </w:tc>
        <w:tc>
          <w:tcPr>
            <w:tcW w:w="801" w:type="dxa"/>
            <w:tcBorders>
              <w:top w:val="nil"/>
              <w:left w:val="nil"/>
              <w:bottom w:val="single" w:sz="4" w:space="0" w:color="70AD47"/>
              <w:right w:val="single" w:sz="4" w:space="0" w:color="70AD47"/>
            </w:tcBorders>
            <w:shd w:val="clear" w:color="000000" w:fill="FFFFFF"/>
            <w:noWrap/>
            <w:hideMark/>
          </w:tcPr>
          <w:p w14:paraId="48375B79" w14:textId="77777777" w:rsidR="00EC7F9D" w:rsidRPr="00D60902" w:rsidRDefault="00EC7F9D" w:rsidP="00EC7F9D">
            <w:pPr>
              <w:jc w:val="right"/>
              <w:rPr>
                <w:rFonts w:ascii="Verdana" w:hAnsi="Verdana"/>
                <w:color w:val="000000"/>
                <w:sz w:val="13"/>
                <w:szCs w:val="13"/>
                <w:lang w:val="en-GB"/>
                <w:rPrChange w:id="625"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26" w:author="Armando Rocca" w:date="2022-01-31T13:32:00Z">
                  <w:rPr>
                    <w:rFonts w:ascii="Verdana" w:hAnsi="Verdana"/>
                    <w:color w:val="000000"/>
                    <w:sz w:val="13"/>
                    <w:szCs w:val="13"/>
                  </w:rPr>
                </w:rPrChange>
              </w:rPr>
              <w:t>9</w:t>
            </w:r>
          </w:p>
        </w:tc>
        <w:tc>
          <w:tcPr>
            <w:tcW w:w="825" w:type="dxa"/>
            <w:tcBorders>
              <w:top w:val="nil"/>
              <w:left w:val="nil"/>
              <w:bottom w:val="single" w:sz="4" w:space="0" w:color="70AD47"/>
              <w:right w:val="single" w:sz="4" w:space="0" w:color="70AD47"/>
            </w:tcBorders>
            <w:shd w:val="clear" w:color="000000" w:fill="FFFFFF"/>
            <w:noWrap/>
            <w:hideMark/>
          </w:tcPr>
          <w:p w14:paraId="0EBD0F5F" w14:textId="77777777" w:rsidR="00EC7F9D" w:rsidRPr="00D60902" w:rsidRDefault="00EC7F9D" w:rsidP="00EC7F9D">
            <w:pPr>
              <w:jc w:val="right"/>
              <w:rPr>
                <w:rFonts w:ascii="Verdana" w:hAnsi="Verdana"/>
                <w:color w:val="000000"/>
                <w:sz w:val="13"/>
                <w:szCs w:val="13"/>
                <w:lang w:val="en-GB"/>
                <w:rPrChange w:id="627"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28" w:author="Armando Rocca" w:date="2022-01-31T13:32:00Z">
                  <w:rPr>
                    <w:rFonts w:ascii="Verdana" w:hAnsi="Verdana"/>
                    <w:color w:val="000000"/>
                    <w:sz w:val="13"/>
                    <w:szCs w:val="13"/>
                  </w:rPr>
                </w:rPrChange>
              </w:rPr>
              <w:t>2</w:t>
            </w:r>
          </w:p>
        </w:tc>
        <w:tc>
          <w:tcPr>
            <w:tcW w:w="915" w:type="dxa"/>
            <w:tcBorders>
              <w:top w:val="nil"/>
              <w:left w:val="nil"/>
              <w:bottom w:val="single" w:sz="4" w:space="0" w:color="70AD47"/>
              <w:right w:val="single" w:sz="4" w:space="0" w:color="70AD47"/>
            </w:tcBorders>
            <w:shd w:val="clear" w:color="000000" w:fill="FFFFFF"/>
            <w:noWrap/>
            <w:hideMark/>
          </w:tcPr>
          <w:p w14:paraId="06035DE5" w14:textId="77777777" w:rsidR="00EC7F9D" w:rsidRPr="00D60902" w:rsidRDefault="00EC7F9D" w:rsidP="00EC7F9D">
            <w:pPr>
              <w:rPr>
                <w:rFonts w:ascii="Verdana" w:hAnsi="Verdana"/>
                <w:color w:val="000000"/>
                <w:sz w:val="13"/>
                <w:szCs w:val="13"/>
                <w:lang w:val="en-GB"/>
                <w:rPrChange w:id="629"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30" w:author="Armando Rocca" w:date="2022-01-31T13:32:00Z">
                  <w:rPr>
                    <w:rFonts w:ascii="Verdana" w:hAnsi="Verdana"/>
                    <w:color w:val="000000"/>
                    <w:sz w:val="13"/>
                    <w:szCs w:val="13"/>
                  </w:rPr>
                </w:rPrChange>
              </w:rPr>
              <w:t>Not changed</w:t>
            </w:r>
          </w:p>
        </w:tc>
        <w:tc>
          <w:tcPr>
            <w:tcW w:w="825" w:type="dxa"/>
            <w:tcBorders>
              <w:top w:val="nil"/>
              <w:left w:val="nil"/>
              <w:bottom w:val="single" w:sz="4" w:space="0" w:color="70AD47"/>
              <w:right w:val="single" w:sz="4" w:space="0" w:color="70AD47"/>
            </w:tcBorders>
            <w:shd w:val="clear" w:color="000000" w:fill="FFFFFF"/>
            <w:noWrap/>
            <w:hideMark/>
          </w:tcPr>
          <w:p w14:paraId="4A35DE60" w14:textId="77777777" w:rsidR="00EC7F9D" w:rsidRPr="00D60902" w:rsidRDefault="00EC7F9D" w:rsidP="00EC7F9D">
            <w:pPr>
              <w:rPr>
                <w:rFonts w:ascii="Verdana" w:hAnsi="Verdana"/>
                <w:color w:val="000000"/>
                <w:sz w:val="13"/>
                <w:szCs w:val="13"/>
                <w:lang w:val="en-GB"/>
                <w:rPrChange w:id="631"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32" w:author="Armando Rocca" w:date="2022-01-31T13:32:00Z">
                  <w:rPr>
                    <w:rFonts w:ascii="Verdana" w:hAnsi="Verdana"/>
                    <w:color w:val="000000"/>
                    <w:sz w:val="13"/>
                    <w:szCs w:val="13"/>
                  </w:rPr>
                </w:rPrChange>
              </w:rPr>
              <w:t>Null</w:t>
            </w:r>
          </w:p>
        </w:tc>
      </w:tr>
      <w:tr w:rsidR="00EC7F9D" w:rsidRPr="00D60902" w14:paraId="1537AA35" w14:textId="77777777" w:rsidTr="00EC7F9D">
        <w:trPr>
          <w:trHeight w:val="320"/>
        </w:trPr>
        <w:tc>
          <w:tcPr>
            <w:tcW w:w="781" w:type="dxa"/>
            <w:tcBorders>
              <w:top w:val="nil"/>
              <w:left w:val="single" w:sz="4" w:space="0" w:color="70AD47"/>
              <w:bottom w:val="single" w:sz="4" w:space="0" w:color="70AD47"/>
              <w:right w:val="single" w:sz="4" w:space="0" w:color="70AD47"/>
            </w:tcBorders>
            <w:shd w:val="clear" w:color="000000" w:fill="FFFFFF"/>
            <w:noWrap/>
            <w:hideMark/>
          </w:tcPr>
          <w:p w14:paraId="2BD584C1" w14:textId="77777777" w:rsidR="00EC7F9D" w:rsidRPr="00D60902" w:rsidRDefault="00EC7F9D" w:rsidP="00EC7F9D">
            <w:pPr>
              <w:jc w:val="right"/>
              <w:rPr>
                <w:rFonts w:ascii="Verdana" w:hAnsi="Verdana"/>
                <w:color w:val="000000"/>
                <w:sz w:val="13"/>
                <w:szCs w:val="13"/>
                <w:lang w:val="en-GB"/>
                <w:rPrChange w:id="633"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34" w:author="Armando Rocca" w:date="2022-01-31T13:32:00Z">
                  <w:rPr>
                    <w:rFonts w:ascii="Verdana" w:hAnsi="Verdana"/>
                    <w:color w:val="000000"/>
                    <w:sz w:val="13"/>
                    <w:szCs w:val="13"/>
                  </w:rPr>
                </w:rPrChange>
              </w:rPr>
              <w:t>3</w:t>
            </w:r>
          </w:p>
        </w:tc>
        <w:tc>
          <w:tcPr>
            <w:tcW w:w="1194" w:type="dxa"/>
            <w:tcBorders>
              <w:top w:val="nil"/>
              <w:left w:val="nil"/>
              <w:bottom w:val="single" w:sz="4" w:space="0" w:color="70AD47"/>
              <w:right w:val="single" w:sz="4" w:space="0" w:color="70AD47"/>
            </w:tcBorders>
            <w:shd w:val="clear" w:color="000000" w:fill="FFFFFF"/>
            <w:noWrap/>
            <w:hideMark/>
          </w:tcPr>
          <w:p w14:paraId="3952B528" w14:textId="245DB357" w:rsidR="00EC7F9D" w:rsidRPr="00D60902" w:rsidRDefault="00AA58A0" w:rsidP="00EC7F9D">
            <w:pPr>
              <w:jc w:val="right"/>
              <w:rPr>
                <w:rFonts w:ascii="Verdana" w:hAnsi="Verdana"/>
                <w:color w:val="000000"/>
                <w:sz w:val="13"/>
                <w:szCs w:val="13"/>
                <w:lang w:val="en-GB"/>
                <w:rPrChange w:id="635"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36" w:author="Armando Rocca" w:date="2022-01-31T13:32:00Z">
                  <w:rPr>
                    <w:rFonts w:ascii="Verdana" w:hAnsi="Verdana"/>
                    <w:color w:val="000000"/>
                    <w:sz w:val="13"/>
                    <w:szCs w:val="13"/>
                    <w:lang w:val="it-IT"/>
                  </w:rPr>
                </w:rPrChange>
              </w:rPr>
              <w:t>24</w:t>
            </w:r>
            <w:r w:rsidR="00EC7F9D" w:rsidRPr="00D60902">
              <w:rPr>
                <w:rFonts w:ascii="Verdana" w:hAnsi="Verdana"/>
                <w:color w:val="000000"/>
                <w:sz w:val="13"/>
                <w:szCs w:val="13"/>
                <w:lang w:val="en-GB"/>
                <w:rPrChange w:id="637" w:author="Armando Rocca" w:date="2022-01-31T13:32:00Z">
                  <w:rPr>
                    <w:rFonts w:ascii="Verdana" w:hAnsi="Verdana"/>
                    <w:color w:val="000000"/>
                    <w:sz w:val="13"/>
                    <w:szCs w:val="13"/>
                  </w:rPr>
                </w:rPrChange>
              </w:rPr>
              <w:t>/01/2022</w:t>
            </w:r>
          </w:p>
        </w:tc>
        <w:tc>
          <w:tcPr>
            <w:tcW w:w="780" w:type="dxa"/>
            <w:tcBorders>
              <w:top w:val="nil"/>
              <w:left w:val="nil"/>
              <w:bottom w:val="single" w:sz="4" w:space="0" w:color="70AD47"/>
              <w:right w:val="single" w:sz="4" w:space="0" w:color="70AD47"/>
            </w:tcBorders>
            <w:shd w:val="clear" w:color="000000" w:fill="FFFFFF"/>
            <w:noWrap/>
            <w:hideMark/>
          </w:tcPr>
          <w:p w14:paraId="34FC9F97" w14:textId="77777777" w:rsidR="00EC7F9D" w:rsidRPr="00D60902" w:rsidRDefault="00EC7F9D" w:rsidP="00EC7F9D">
            <w:pPr>
              <w:jc w:val="right"/>
              <w:rPr>
                <w:rFonts w:ascii="Verdana" w:hAnsi="Verdana"/>
                <w:color w:val="000000"/>
                <w:sz w:val="13"/>
                <w:szCs w:val="13"/>
                <w:lang w:val="en-GB"/>
                <w:rPrChange w:id="638"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39" w:author="Armando Rocca" w:date="2022-01-31T13:32:00Z">
                  <w:rPr>
                    <w:rFonts w:ascii="Verdana" w:hAnsi="Verdana"/>
                    <w:color w:val="000000"/>
                    <w:sz w:val="13"/>
                    <w:szCs w:val="13"/>
                  </w:rPr>
                </w:rPrChange>
              </w:rPr>
              <w:t>1</w:t>
            </w:r>
          </w:p>
        </w:tc>
        <w:tc>
          <w:tcPr>
            <w:tcW w:w="782" w:type="dxa"/>
            <w:tcBorders>
              <w:top w:val="nil"/>
              <w:left w:val="nil"/>
              <w:bottom w:val="single" w:sz="4" w:space="0" w:color="70AD47"/>
              <w:right w:val="single" w:sz="4" w:space="0" w:color="70AD47"/>
            </w:tcBorders>
            <w:shd w:val="clear" w:color="000000" w:fill="FFFFFF"/>
            <w:noWrap/>
            <w:hideMark/>
          </w:tcPr>
          <w:p w14:paraId="5A833873" w14:textId="77777777" w:rsidR="00EC7F9D" w:rsidRPr="00D60902" w:rsidRDefault="00EC7F9D" w:rsidP="00EC7F9D">
            <w:pPr>
              <w:jc w:val="right"/>
              <w:rPr>
                <w:rFonts w:ascii="Verdana" w:hAnsi="Verdana"/>
                <w:color w:val="000000"/>
                <w:sz w:val="13"/>
                <w:szCs w:val="13"/>
                <w:lang w:val="en-GB"/>
                <w:rPrChange w:id="640"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41" w:author="Armando Rocca" w:date="2022-01-31T13:32:00Z">
                  <w:rPr>
                    <w:rFonts w:ascii="Verdana" w:hAnsi="Verdana"/>
                    <w:color w:val="000000"/>
                    <w:sz w:val="13"/>
                    <w:szCs w:val="13"/>
                  </w:rPr>
                </w:rPrChange>
              </w:rPr>
              <w:t>1</w:t>
            </w:r>
          </w:p>
        </w:tc>
        <w:tc>
          <w:tcPr>
            <w:tcW w:w="801" w:type="dxa"/>
            <w:tcBorders>
              <w:top w:val="nil"/>
              <w:left w:val="nil"/>
              <w:bottom w:val="single" w:sz="4" w:space="0" w:color="70AD47"/>
              <w:right w:val="single" w:sz="4" w:space="0" w:color="70AD47"/>
            </w:tcBorders>
            <w:shd w:val="clear" w:color="000000" w:fill="FFFFFF"/>
            <w:noWrap/>
            <w:hideMark/>
          </w:tcPr>
          <w:p w14:paraId="77197063" w14:textId="77777777" w:rsidR="00EC7F9D" w:rsidRPr="00D60902" w:rsidRDefault="00EC7F9D" w:rsidP="00EC7F9D">
            <w:pPr>
              <w:rPr>
                <w:rFonts w:ascii="Verdana" w:hAnsi="Verdana"/>
                <w:color w:val="000000"/>
                <w:sz w:val="13"/>
                <w:szCs w:val="13"/>
                <w:lang w:val="en-GB"/>
                <w:rPrChange w:id="642"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43" w:author="Armando Rocca" w:date="2022-01-31T13:32:00Z">
                  <w:rPr>
                    <w:rFonts w:ascii="Verdana" w:hAnsi="Verdana"/>
                    <w:color w:val="000000"/>
                    <w:sz w:val="13"/>
                    <w:szCs w:val="13"/>
                  </w:rPr>
                </w:rPrChange>
              </w:rPr>
              <w:t>c0001</w:t>
            </w:r>
          </w:p>
        </w:tc>
        <w:tc>
          <w:tcPr>
            <w:tcW w:w="780" w:type="dxa"/>
            <w:tcBorders>
              <w:top w:val="nil"/>
              <w:left w:val="nil"/>
              <w:bottom w:val="single" w:sz="4" w:space="0" w:color="70AD47"/>
              <w:right w:val="single" w:sz="4" w:space="0" w:color="70AD47"/>
            </w:tcBorders>
            <w:shd w:val="clear" w:color="000000" w:fill="FFFFFF"/>
            <w:noWrap/>
            <w:hideMark/>
          </w:tcPr>
          <w:p w14:paraId="25F9734A" w14:textId="77777777" w:rsidR="00EC7F9D" w:rsidRPr="00D60902" w:rsidRDefault="00EC7F9D" w:rsidP="00EC7F9D">
            <w:pPr>
              <w:rPr>
                <w:rFonts w:ascii="Verdana" w:hAnsi="Verdana"/>
                <w:color w:val="000000"/>
                <w:sz w:val="13"/>
                <w:szCs w:val="13"/>
                <w:lang w:val="en-GB"/>
                <w:rPrChange w:id="644"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45" w:author="Armando Rocca" w:date="2022-01-31T13:32:00Z">
                  <w:rPr>
                    <w:rFonts w:ascii="Verdana" w:hAnsi="Verdana"/>
                    <w:color w:val="000000"/>
                    <w:sz w:val="13"/>
                    <w:szCs w:val="13"/>
                  </w:rPr>
                </w:rPrChange>
              </w:rPr>
              <w:t>title</w:t>
            </w:r>
          </w:p>
        </w:tc>
        <w:tc>
          <w:tcPr>
            <w:tcW w:w="1194" w:type="dxa"/>
            <w:tcBorders>
              <w:top w:val="nil"/>
              <w:left w:val="nil"/>
              <w:bottom w:val="single" w:sz="4" w:space="0" w:color="70AD47"/>
              <w:right w:val="single" w:sz="4" w:space="0" w:color="70AD47"/>
            </w:tcBorders>
            <w:shd w:val="clear" w:color="000000" w:fill="FFFFFF"/>
            <w:noWrap/>
            <w:hideMark/>
          </w:tcPr>
          <w:p w14:paraId="6DC891F5" w14:textId="77777777" w:rsidR="00EC7F9D" w:rsidRPr="00D60902" w:rsidRDefault="00EC7F9D" w:rsidP="00EC7F9D">
            <w:pPr>
              <w:jc w:val="right"/>
              <w:rPr>
                <w:rFonts w:ascii="Verdana" w:hAnsi="Verdana"/>
                <w:color w:val="000000"/>
                <w:sz w:val="13"/>
                <w:szCs w:val="13"/>
                <w:lang w:val="en-GB"/>
                <w:rPrChange w:id="646"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47" w:author="Armando Rocca" w:date="2022-01-31T13:32:00Z">
                  <w:rPr>
                    <w:rFonts w:ascii="Verdana" w:hAnsi="Verdana"/>
                    <w:color w:val="000000"/>
                    <w:sz w:val="13"/>
                    <w:szCs w:val="13"/>
                  </w:rPr>
                </w:rPrChange>
              </w:rPr>
              <w:t>01/01/2022</w:t>
            </w:r>
          </w:p>
        </w:tc>
        <w:tc>
          <w:tcPr>
            <w:tcW w:w="1194" w:type="dxa"/>
            <w:tcBorders>
              <w:top w:val="nil"/>
              <w:left w:val="nil"/>
              <w:bottom w:val="single" w:sz="4" w:space="0" w:color="70AD47"/>
              <w:right w:val="single" w:sz="4" w:space="0" w:color="70AD47"/>
            </w:tcBorders>
            <w:shd w:val="clear" w:color="000000" w:fill="FFFFFF"/>
            <w:noWrap/>
            <w:hideMark/>
          </w:tcPr>
          <w:p w14:paraId="4294470F" w14:textId="77777777" w:rsidR="00EC7F9D" w:rsidRPr="00D60902" w:rsidRDefault="00EC7F9D" w:rsidP="00EC7F9D">
            <w:pPr>
              <w:jc w:val="right"/>
              <w:rPr>
                <w:rFonts w:ascii="Verdana" w:hAnsi="Verdana"/>
                <w:color w:val="000000"/>
                <w:sz w:val="13"/>
                <w:szCs w:val="13"/>
                <w:lang w:val="en-GB"/>
                <w:rPrChange w:id="648"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49" w:author="Armando Rocca" w:date="2022-01-31T13:32:00Z">
                  <w:rPr>
                    <w:rFonts w:ascii="Verdana" w:hAnsi="Verdana"/>
                    <w:color w:val="000000"/>
                    <w:sz w:val="13"/>
                    <w:szCs w:val="13"/>
                  </w:rPr>
                </w:rPrChange>
              </w:rPr>
              <w:t>31/12/2022</w:t>
            </w:r>
          </w:p>
        </w:tc>
        <w:tc>
          <w:tcPr>
            <w:tcW w:w="801" w:type="dxa"/>
            <w:tcBorders>
              <w:top w:val="nil"/>
              <w:left w:val="nil"/>
              <w:bottom w:val="single" w:sz="4" w:space="0" w:color="70AD47"/>
              <w:right w:val="single" w:sz="4" w:space="0" w:color="70AD47"/>
            </w:tcBorders>
            <w:shd w:val="clear" w:color="000000" w:fill="FFFFFF"/>
            <w:noWrap/>
            <w:hideMark/>
          </w:tcPr>
          <w:p w14:paraId="4D76E962" w14:textId="77777777" w:rsidR="00EC7F9D" w:rsidRPr="00D60902" w:rsidRDefault="00EC7F9D" w:rsidP="00EC7F9D">
            <w:pPr>
              <w:jc w:val="right"/>
              <w:rPr>
                <w:rFonts w:ascii="Verdana" w:hAnsi="Verdana"/>
                <w:color w:val="000000"/>
                <w:sz w:val="13"/>
                <w:szCs w:val="13"/>
                <w:lang w:val="en-GB"/>
                <w:rPrChange w:id="650"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51" w:author="Armando Rocca" w:date="2022-01-31T13:32:00Z">
                  <w:rPr>
                    <w:rFonts w:ascii="Verdana" w:hAnsi="Verdana"/>
                    <w:color w:val="000000"/>
                    <w:sz w:val="13"/>
                    <w:szCs w:val="13"/>
                  </w:rPr>
                </w:rPrChange>
              </w:rPr>
              <w:t>9</w:t>
            </w:r>
          </w:p>
        </w:tc>
        <w:tc>
          <w:tcPr>
            <w:tcW w:w="825" w:type="dxa"/>
            <w:tcBorders>
              <w:top w:val="nil"/>
              <w:left w:val="nil"/>
              <w:bottom w:val="single" w:sz="4" w:space="0" w:color="70AD47"/>
              <w:right w:val="single" w:sz="4" w:space="0" w:color="70AD47"/>
            </w:tcBorders>
            <w:shd w:val="clear" w:color="000000" w:fill="FFFFFF"/>
            <w:noWrap/>
            <w:hideMark/>
          </w:tcPr>
          <w:p w14:paraId="65E433C2" w14:textId="77777777" w:rsidR="00EC7F9D" w:rsidRPr="00D60902" w:rsidRDefault="00EC7F9D" w:rsidP="00EC7F9D">
            <w:pPr>
              <w:jc w:val="right"/>
              <w:rPr>
                <w:rFonts w:ascii="Verdana" w:hAnsi="Verdana"/>
                <w:color w:val="000000"/>
                <w:sz w:val="13"/>
                <w:szCs w:val="13"/>
                <w:lang w:val="en-GB"/>
                <w:rPrChange w:id="652" w:author="Armando Rocca" w:date="2022-01-31T13:32:00Z">
                  <w:rPr>
                    <w:rFonts w:ascii="Verdana" w:hAnsi="Verdana"/>
                    <w:color w:val="000000"/>
                    <w:sz w:val="13"/>
                    <w:szCs w:val="13"/>
                  </w:rPr>
                </w:rPrChange>
              </w:rPr>
            </w:pPr>
            <w:r w:rsidRPr="00D60902">
              <w:rPr>
                <w:rFonts w:ascii="Verdana" w:hAnsi="Verdana"/>
                <w:color w:val="000000"/>
                <w:sz w:val="13"/>
                <w:szCs w:val="13"/>
                <w:highlight w:val="yellow"/>
                <w:lang w:val="en-GB"/>
                <w:rPrChange w:id="653" w:author="Armando Rocca" w:date="2022-01-31T13:32:00Z">
                  <w:rPr>
                    <w:rFonts w:ascii="Verdana" w:hAnsi="Verdana"/>
                    <w:color w:val="000000"/>
                    <w:sz w:val="13"/>
                    <w:szCs w:val="13"/>
                  </w:rPr>
                </w:rPrChange>
              </w:rPr>
              <w:t>4</w:t>
            </w:r>
          </w:p>
        </w:tc>
        <w:tc>
          <w:tcPr>
            <w:tcW w:w="915" w:type="dxa"/>
            <w:tcBorders>
              <w:top w:val="nil"/>
              <w:left w:val="nil"/>
              <w:bottom w:val="single" w:sz="4" w:space="0" w:color="70AD47"/>
              <w:right w:val="single" w:sz="4" w:space="0" w:color="70AD47"/>
            </w:tcBorders>
            <w:shd w:val="clear" w:color="000000" w:fill="FFFFFF"/>
            <w:noWrap/>
            <w:hideMark/>
          </w:tcPr>
          <w:p w14:paraId="7EA28D89" w14:textId="77777777" w:rsidR="00EC7F9D" w:rsidRPr="00D60902" w:rsidRDefault="00EC7F9D" w:rsidP="00EC7F9D">
            <w:pPr>
              <w:rPr>
                <w:rFonts w:ascii="Verdana" w:hAnsi="Verdana"/>
                <w:color w:val="000000"/>
                <w:sz w:val="13"/>
                <w:szCs w:val="13"/>
                <w:lang w:val="en-GB"/>
                <w:rPrChange w:id="654"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55" w:author="Armando Rocca" w:date="2022-01-31T13:32:00Z">
                  <w:rPr>
                    <w:rFonts w:ascii="Verdana" w:hAnsi="Verdana"/>
                    <w:color w:val="000000"/>
                    <w:sz w:val="13"/>
                    <w:szCs w:val="13"/>
                  </w:rPr>
                </w:rPrChange>
              </w:rPr>
              <w:t>changed</w:t>
            </w:r>
          </w:p>
        </w:tc>
        <w:tc>
          <w:tcPr>
            <w:tcW w:w="825" w:type="dxa"/>
            <w:tcBorders>
              <w:top w:val="nil"/>
              <w:left w:val="nil"/>
              <w:bottom w:val="single" w:sz="4" w:space="0" w:color="70AD47"/>
              <w:right w:val="single" w:sz="4" w:space="0" w:color="70AD47"/>
            </w:tcBorders>
            <w:shd w:val="clear" w:color="000000" w:fill="FFFFFF"/>
            <w:noWrap/>
            <w:hideMark/>
          </w:tcPr>
          <w:p w14:paraId="3D1CCED6" w14:textId="77777777" w:rsidR="00EC7F9D" w:rsidRPr="00D60902" w:rsidRDefault="00EC7F9D" w:rsidP="00EC7F9D">
            <w:pPr>
              <w:rPr>
                <w:rFonts w:ascii="Verdana" w:hAnsi="Verdana"/>
                <w:color w:val="000000"/>
                <w:sz w:val="13"/>
                <w:szCs w:val="13"/>
                <w:lang w:val="en-GB"/>
                <w:rPrChange w:id="656"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57" w:author="Armando Rocca" w:date="2022-01-31T13:32:00Z">
                  <w:rPr>
                    <w:rFonts w:ascii="Verdana" w:hAnsi="Verdana"/>
                    <w:color w:val="000000"/>
                    <w:sz w:val="13"/>
                    <w:szCs w:val="13"/>
                  </w:rPr>
                </w:rPrChange>
              </w:rPr>
              <w:t>Null</w:t>
            </w:r>
          </w:p>
        </w:tc>
      </w:tr>
      <w:tr w:rsidR="00EC7F9D" w:rsidRPr="00D60902" w14:paraId="641DC7B3" w14:textId="77777777" w:rsidTr="00EC7F9D">
        <w:trPr>
          <w:trHeight w:val="320"/>
        </w:trPr>
        <w:tc>
          <w:tcPr>
            <w:tcW w:w="781" w:type="dxa"/>
            <w:tcBorders>
              <w:top w:val="nil"/>
              <w:left w:val="single" w:sz="4" w:space="0" w:color="70AD47"/>
              <w:bottom w:val="single" w:sz="4" w:space="0" w:color="70AD47"/>
              <w:right w:val="single" w:sz="4" w:space="0" w:color="70AD47"/>
            </w:tcBorders>
            <w:shd w:val="clear" w:color="000000" w:fill="FFFFFF"/>
            <w:noWrap/>
            <w:hideMark/>
          </w:tcPr>
          <w:p w14:paraId="13896B27" w14:textId="77777777" w:rsidR="00EC7F9D" w:rsidRPr="00D60902" w:rsidRDefault="00EC7F9D" w:rsidP="00EC7F9D">
            <w:pPr>
              <w:jc w:val="right"/>
              <w:rPr>
                <w:rFonts w:ascii="Verdana" w:hAnsi="Verdana"/>
                <w:color w:val="000000"/>
                <w:sz w:val="13"/>
                <w:szCs w:val="13"/>
                <w:lang w:val="en-GB"/>
                <w:rPrChange w:id="658"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59" w:author="Armando Rocca" w:date="2022-01-31T13:32:00Z">
                  <w:rPr>
                    <w:rFonts w:ascii="Verdana" w:hAnsi="Verdana"/>
                    <w:color w:val="000000"/>
                    <w:sz w:val="13"/>
                    <w:szCs w:val="13"/>
                  </w:rPr>
                </w:rPrChange>
              </w:rPr>
              <w:t>4</w:t>
            </w:r>
          </w:p>
        </w:tc>
        <w:tc>
          <w:tcPr>
            <w:tcW w:w="1194" w:type="dxa"/>
            <w:tcBorders>
              <w:top w:val="nil"/>
              <w:left w:val="nil"/>
              <w:bottom w:val="single" w:sz="4" w:space="0" w:color="70AD47"/>
              <w:right w:val="single" w:sz="4" w:space="0" w:color="70AD47"/>
            </w:tcBorders>
            <w:shd w:val="clear" w:color="000000" w:fill="FFFFFF"/>
            <w:noWrap/>
            <w:hideMark/>
          </w:tcPr>
          <w:p w14:paraId="19E07DFA" w14:textId="40B690C1" w:rsidR="00EC7F9D" w:rsidRPr="00D60902" w:rsidRDefault="00AA58A0" w:rsidP="00EC7F9D">
            <w:pPr>
              <w:jc w:val="right"/>
              <w:rPr>
                <w:rFonts w:ascii="Verdana" w:hAnsi="Verdana"/>
                <w:color w:val="000000"/>
                <w:sz w:val="13"/>
                <w:szCs w:val="13"/>
                <w:lang w:val="en-GB"/>
                <w:rPrChange w:id="660"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61" w:author="Armando Rocca" w:date="2022-01-31T13:32:00Z">
                  <w:rPr>
                    <w:rFonts w:ascii="Verdana" w:hAnsi="Verdana"/>
                    <w:color w:val="000000"/>
                    <w:sz w:val="13"/>
                    <w:szCs w:val="13"/>
                    <w:lang w:val="it-IT"/>
                  </w:rPr>
                </w:rPrChange>
              </w:rPr>
              <w:t>25</w:t>
            </w:r>
            <w:r w:rsidR="00EC7F9D" w:rsidRPr="00D60902">
              <w:rPr>
                <w:rFonts w:ascii="Verdana" w:hAnsi="Verdana"/>
                <w:color w:val="000000"/>
                <w:sz w:val="13"/>
                <w:szCs w:val="13"/>
                <w:lang w:val="en-GB"/>
                <w:rPrChange w:id="662" w:author="Armando Rocca" w:date="2022-01-31T13:32:00Z">
                  <w:rPr>
                    <w:rFonts w:ascii="Verdana" w:hAnsi="Verdana"/>
                    <w:color w:val="000000"/>
                    <w:sz w:val="13"/>
                    <w:szCs w:val="13"/>
                  </w:rPr>
                </w:rPrChange>
              </w:rPr>
              <w:t>/01/2022</w:t>
            </w:r>
          </w:p>
        </w:tc>
        <w:tc>
          <w:tcPr>
            <w:tcW w:w="780" w:type="dxa"/>
            <w:tcBorders>
              <w:top w:val="nil"/>
              <w:left w:val="nil"/>
              <w:bottom w:val="single" w:sz="4" w:space="0" w:color="70AD47"/>
              <w:right w:val="single" w:sz="4" w:space="0" w:color="70AD47"/>
            </w:tcBorders>
            <w:shd w:val="clear" w:color="000000" w:fill="FFFFFF"/>
            <w:noWrap/>
            <w:hideMark/>
          </w:tcPr>
          <w:p w14:paraId="544DAC3F" w14:textId="77777777" w:rsidR="00EC7F9D" w:rsidRPr="00D60902" w:rsidRDefault="00EC7F9D" w:rsidP="00EC7F9D">
            <w:pPr>
              <w:jc w:val="right"/>
              <w:rPr>
                <w:rFonts w:ascii="Verdana" w:hAnsi="Verdana"/>
                <w:color w:val="000000"/>
                <w:sz w:val="13"/>
                <w:szCs w:val="13"/>
                <w:lang w:val="en-GB"/>
                <w:rPrChange w:id="663"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64" w:author="Armando Rocca" w:date="2022-01-31T13:32:00Z">
                  <w:rPr>
                    <w:rFonts w:ascii="Verdana" w:hAnsi="Verdana"/>
                    <w:color w:val="000000"/>
                    <w:sz w:val="13"/>
                    <w:szCs w:val="13"/>
                  </w:rPr>
                </w:rPrChange>
              </w:rPr>
              <w:t>1</w:t>
            </w:r>
          </w:p>
        </w:tc>
        <w:tc>
          <w:tcPr>
            <w:tcW w:w="782" w:type="dxa"/>
            <w:tcBorders>
              <w:top w:val="nil"/>
              <w:left w:val="nil"/>
              <w:bottom w:val="single" w:sz="4" w:space="0" w:color="70AD47"/>
              <w:right w:val="single" w:sz="4" w:space="0" w:color="70AD47"/>
            </w:tcBorders>
            <w:shd w:val="clear" w:color="000000" w:fill="FFFFFF"/>
            <w:noWrap/>
            <w:hideMark/>
          </w:tcPr>
          <w:p w14:paraId="42D5D137" w14:textId="77777777" w:rsidR="00EC7F9D" w:rsidRPr="00D60902" w:rsidRDefault="00EC7F9D" w:rsidP="00EC7F9D">
            <w:pPr>
              <w:jc w:val="right"/>
              <w:rPr>
                <w:rFonts w:ascii="Verdana" w:hAnsi="Verdana"/>
                <w:color w:val="000000"/>
                <w:sz w:val="13"/>
                <w:szCs w:val="13"/>
                <w:lang w:val="en-GB"/>
                <w:rPrChange w:id="665"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66" w:author="Armando Rocca" w:date="2022-01-31T13:32:00Z">
                  <w:rPr>
                    <w:rFonts w:ascii="Verdana" w:hAnsi="Verdana"/>
                    <w:color w:val="000000"/>
                    <w:sz w:val="13"/>
                    <w:szCs w:val="13"/>
                  </w:rPr>
                </w:rPrChange>
              </w:rPr>
              <w:t>1</w:t>
            </w:r>
          </w:p>
        </w:tc>
        <w:tc>
          <w:tcPr>
            <w:tcW w:w="801" w:type="dxa"/>
            <w:tcBorders>
              <w:top w:val="nil"/>
              <w:left w:val="nil"/>
              <w:bottom w:val="single" w:sz="4" w:space="0" w:color="70AD47"/>
              <w:right w:val="single" w:sz="4" w:space="0" w:color="70AD47"/>
            </w:tcBorders>
            <w:shd w:val="clear" w:color="000000" w:fill="FFFFFF"/>
            <w:noWrap/>
            <w:hideMark/>
          </w:tcPr>
          <w:p w14:paraId="1FC80D24" w14:textId="77777777" w:rsidR="00EC7F9D" w:rsidRPr="00D60902" w:rsidRDefault="00EC7F9D" w:rsidP="00EC7F9D">
            <w:pPr>
              <w:rPr>
                <w:rFonts w:ascii="Verdana" w:hAnsi="Verdana"/>
                <w:color w:val="000000"/>
                <w:sz w:val="13"/>
                <w:szCs w:val="13"/>
                <w:lang w:val="en-GB"/>
                <w:rPrChange w:id="667"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68" w:author="Armando Rocca" w:date="2022-01-31T13:32:00Z">
                  <w:rPr>
                    <w:rFonts w:ascii="Verdana" w:hAnsi="Verdana"/>
                    <w:color w:val="000000"/>
                    <w:sz w:val="13"/>
                    <w:szCs w:val="13"/>
                  </w:rPr>
                </w:rPrChange>
              </w:rPr>
              <w:t>c0001</w:t>
            </w:r>
          </w:p>
        </w:tc>
        <w:tc>
          <w:tcPr>
            <w:tcW w:w="780" w:type="dxa"/>
            <w:tcBorders>
              <w:top w:val="nil"/>
              <w:left w:val="nil"/>
              <w:bottom w:val="single" w:sz="4" w:space="0" w:color="70AD47"/>
              <w:right w:val="single" w:sz="4" w:space="0" w:color="70AD47"/>
            </w:tcBorders>
            <w:shd w:val="clear" w:color="000000" w:fill="FFFFFF"/>
            <w:noWrap/>
            <w:hideMark/>
          </w:tcPr>
          <w:p w14:paraId="58ACCF9B" w14:textId="77777777" w:rsidR="00EC7F9D" w:rsidRPr="00D60902" w:rsidRDefault="00EC7F9D" w:rsidP="00EC7F9D">
            <w:pPr>
              <w:rPr>
                <w:rFonts w:ascii="Verdana" w:hAnsi="Verdana"/>
                <w:color w:val="000000"/>
                <w:sz w:val="13"/>
                <w:szCs w:val="13"/>
                <w:lang w:val="en-GB"/>
                <w:rPrChange w:id="669"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70" w:author="Armando Rocca" w:date="2022-01-31T13:32:00Z">
                  <w:rPr>
                    <w:rFonts w:ascii="Verdana" w:hAnsi="Verdana"/>
                    <w:color w:val="000000"/>
                    <w:sz w:val="13"/>
                    <w:szCs w:val="13"/>
                  </w:rPr>
                </w:rPrChange>
              </w:rPr>
              <w:t>title</w:t>
            </w:r>
          </w:p>
        </w:tc>
        <w:tc>
          <w:tcPr>
            <w:tcW w:w="1194" w:type="dxa"/>
            <w:tcBorders>
              <w:top w:val="nil"/>
              <w:left w:val="nil"/>
              <w:bottom w:val="single" w:sz="4" w:space="0" w:color="70AD47"/>
              <w:right w:val="single" w:sz="4" w:space="0" w:color="70AD47"/>
            </w:tcBorders>
            <w:shd w:val="clear" w:color="000000" w:fill="FFFFFF"/>
            <w:noWrap/>
            <w:hideMark/>
          </w:tcPr>
          <w:p w14:paraId="78A5499E" w14:textId="77777777" w:rsidR="00EC7F9D" w:rsidRPr="00D60902" w:rsidRDefault="00EC7F9D" w:rsidP="00EC7F9D">
            <w:pPr>
              <w:jc w:val="right"/>
              <w:rPr>
                <w:rFonts w:ascii="Verdana" w:hAnsi="Verdana"/>
                <w:color w:val="000000"/>
                <w:sz w:val="13"/>
                <w:szCs w:val="13"/>
                <w:lang w:val="en-GB"/>
                <w:rPrChange w:id="671"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72" w:author="Armando Rocca" w:date="2022-01-31T13:32:00Z">
                  <w:rPr>
                    <w:rFonts w:ascii="Verdana" w:hAnsi="Verdana"/>
                    <w:color w:val="000000"/>
                    <w:sz w:val="13"/>
                    <w:szCs w:val="13"/>
                  </w:rPr>
                </w:rPrChange>
              </w:rPr>
              <w:t>01/01/2022</w:t>
            </w:r>
          </w:p>
        </w:tc>
        <w:tc>
          <w:tcPr>
            <w:tcW w:w="1194" w:type="dxa"/>
            <w:tcBorders>
              <w:top w:val="nil"/>
              <w:left w:val="nil"/>
              <w:bottom w:val="single" w:sz="4" w:space="0" w:color="70AD47"/>
              <w:right w:val="single" w:sz="4" w:space="0" w:color="70AD47"/>
            </w:tcBorders>
            <w:shd w:val="clear" w:color="000000" w:fill="FFFFFF"/>
            <w:noWrap/>
            <w:hideMark/>
          </w:tcPr>
          <w:p w14:paraId="78062A35" w14:textId="77777777" w:rsidR="00EC7F9D" w:rsidRPr="00D60902" w:rsidRDefault="00EC7F9D" w:rsidP="00EC7F9D">
            <w:pPr>
              <w:jc w:val="right"/>
              <w:rPr>
                <w:rFonts w:ascii="Verdana" w:hAnsi="Verdana"/>
                <w:color w:val="000000"/>
                <w:sz w:val="13"/>
                <w:szCs w:val="13"/>
                <w:lang w:val="en-GB"/>
                <w:rPrChange w:id="673"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74" w:author="Armando Rocca" w:date="2022-01-31T13:32:00Z">
                  <w:rPr>
                    <w:rFonts w:ascii="Verdana" w:hAnsi="Verdana"/>
                    <w:color w:val="000000"/>
                    <w:sz w:val="13"/>
                    <w:szCs w:val="13"/>
                  </w:rPr>
                </w:rPrChange>
              </w:rPr>
              <w:t>31/12/2022</w:t>
            </w:r>
          </w:p>
        </w:tc>
        <w:tc>
          <w:tcPr>
            <w:tcW w:w="801" w:type="dxa"/>
            <w:tcBorders>
              <w:top w:val="nil"/>
              <w:left w:val="nil"/>
              <w:bottom w:val="single" w:sz="4" w:space="0" w:color="70AD47"/>
              <w:right w:val="single" w:sz="4" w:space="0" w:color="70AD47"/>
            </w:tcBorders>
            <w:shd w:val="clear" w:color="000000" w:fill="FFFFFF"/>
            <w:noWrap/>
            <w:hideMark/>
          </w:tcPr>
          <w:p w14:paraId="1F8E1E2E" w14:textId="77777777" w:rsidR="00EC7F9D" w:rsidRPr="00D60902" w:rsidRDefault="00EC7F9D" w:rsidP="00EC7F9D">
            <w:pPr>
              <w:jc w:val="right"/>
              <w:rPr>
                <w:rFonts w:ascii="Verdana" w:hAnsi="Verdana"/>
                <w:color w:val="000000"/>
                <w:sz w:val="13"/>
                <w:szCs w:val="13"/>
                <w:lang w:val="en-GB"/>
                <w:rPrChange w:id="675"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76" w:author="Armando Rocca" w:date="2022-01-31T13:32:00Z">
                  <w:rPr>
                    <w:rFonts w:ascii="Verdana" w:hAnsi="Verdana"/>
                    <w:color w:val="000000"/>
                    <w:sz w:val="13"/>
                    <w:szCs w:val="13"/>
                  </w:rPr>
                </w:rPrChange>
              </w:rPr>
              <w:t>9</w:t>
            </w:r>
          </w:p>
        </w:tc>
        <w:tc>
          <w:tcPr>
            <w:tcW w:w="825" w:type="dxa"/>
            <w:tcBorders>
              <w:top w:val="nil"/>
              <w:left w:val="nil"/>
              <w:bottom w:val="single" w:sz="4" w:space="0" w:color="70AD47"/>
              <w:right w:val="single" w:sz="4" w:space="0" w:color="70AD47"/>
            </w:tcBorders>
            <w:shd w:val="clear" w:color="000000" w:fill="FFFFFF"/>
            <w:noWrap/>
            <w:hideMark/>
          </w:tcPr>
          <w:p w14:paraId="2A2885FB" w14:textId="77777777" w:rsidR="00EC7F9D" w:rsidRPr="00D60902" w:rsidRDefault="00EC7F9D" w:rsidP="00EC7F9D">
            <w:pPr>
              <w:jc w:val="right"/>
              <w:rPr>
                <w:rFonts w:ascii="Verdana" w:hAnsi="Verdana"/>
                <w:color w:val="000000"/>
                <w:sz w:val="13"/>
                <w:szCs w:val="13"/>
                <w:lang w:val="en-GB"/>
                <w:rPrChange w:id="677" w:author="Armando Rocca" w:date="2022-01-31T13:32:00Z">
                  <w:rPr>
                    <w:rFonts w:ascii="Verdana" w:hAnsi="Verdana"/>
                    <w:color w:val="000000"/>
                    <w:sz w:val="13"/>
                    <w:szCs w:val="13"/>
                  </w:rPr>
                </w:rPrChange>
              </w:rPr>
            </w:pPr>
            <w:r w:rsidRPr="00D60902">
              <w:rPr>
                <w:rFonts w:ascii="Verdana" w:hAnsi="Verdana"/>
                <w:color w:val="000000"/>
                <w:sz w:val="13"/>
                <w:szCs w:val="13"/>
                <w:highlight w:val="yellow"/>
                <w:lang w:val="en-GB"/>
                <w:rPrChange w:id="678" w:author="Armando Rocca" w:date="2022-01-31T13:32:00Z">
                  <w:rPr>
                    <w:rFonts w:ascii="Verdana" w:hAnsi="Verdana"/>
                    <w:color w:val="000000"/>
                    <w:sz w:val="13"/>
                    <w:szCs w:val="13"/>
                  </w:rPr>
                </w:rPrChange>
              </w:rPr>
              <w:t>5</w:t>
            </w:r>
          </w:p>
        </w:tc>
        <w:tc>
          <w:tcPr>
            <w:tcW w:w="915" w:type="dxa"/>
            <w:tcBorders>
              <w:top w:val="nil"/>
              <w:left w:val="nil"/>
              <w:bottom w:val="single" w:sz="4" w:space="0" w:color="70AD47"/>
              <w:right w:val="single" w:sz="4" w:space="0" w:color="70AD47"/>
            </w:tcBorders>
            <w:shd w:val="clear" w:color="000000" w:fill="FFFFFF"/>
            <w:noWrap/>
            <w:hideMark/>
          </w:tcPr>
          <w:p w14:paraId="6FA8BBA8" w14:textId="77777777" w:rsidR="00EC7F9D" w:rsidRPr="00D60902" w:rsidRDefault="00EC7F9D" w:rsidP="00EC7F9D">
            <w:pPr>
              <w:rPr>
                <w:rFonts w:ascii="Verdana" w:hAnsi="Verdana"/>
                <w:color w:val="000000"/>
                <w:sz w:val="13"/>
                <w:szCs w:val="13"/>
                <w:lang w:val="en-GB"/>
                <w:rPrChange w:id="679"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80" w:author="Armando Rocca" w:date="2022-01-31T13:32:00Z">
                  <w:rPr>
                    <w:rFonts w:ascii="Verdana" w:hAnsi="Verdana"/>
                    <w:color w:val="000000"/>
                    <w:sz w:val="13"/>
                    <w:szCs w:val="13"/>
                  </w:rPr>
                </w:rPrChange>
              </w:rPr>
              <w:t>changed</w:t>
            </w:r>
          </w:p>
        </w:tc>
        <w:tc>
          <w:tcPr>
            <w:tcW w:w="825" w:type="dxa"/>
            <w:tcBorders>
              <w:top w:val="nil"/>
              <w:left w:val="nil"/>
              <w:bottom w:val="single" w:sz="4" w:space="0" w:color="70AD47"/>
              <w:right w:val="single" w:sz="4" w:space="0" w:color="70AD47"/>
            </w:tcBorders>
            <w:shd w:val="clear" w:color="000000" w:fill="FFFFFF"/>
            <w:noWrap/>
            <w:hideMark/>
          </w:tcPr>
          <w:p w14:paraId="37341531" w14:textId="7EC62A58" w:rsidR="00EC7F9D" w:rsidRPr="00D60902" w:rsidRDefault="00AA58A0" w:rsidP="00EC7F9D">
            <w:pPr>
              <w:rPr>
                <w:rFonts w:ascii="Verdana" w:hAnsi="Verdana"/>
                <w:color w:val="000000"/>
                <w:sz w:val="13"/>
                <w:szCs w:val="13"/>
                <w:lang w:val="en-GB"/>
                <w:rPrChange w:id="681" w:author="Armando Rocca" w:date="2022-01-31T13:32:00Z">
                  <w:rPr>
                    <w:rFonts w:ascii="Verdana" w:hAnsi="Verdana"/>
                    <w:color w:val="000000"/>
                    <w:sz w:val="13"/>
                    <w:szCs w:val="13"/>
                  </w:rPr>
                </w:rPrChange>
              </w:rPr>
            </w:pPr>
            <w:r w:rsidRPr="00D60902">
              <w:rPr>
                <w:rFonts w:ascii="Verdana" w:hAnsi="Verdana"/>
                <w:color w:val="000000"/>
                <w:sz w:val="13"/>
                <w:szCs w:val="13"/>
                <w:highlight w:val="red"/>
                <w:lang w:val="en-GB"/>
                <w:rPrChange w:id="682" w:author="Armando Rocca" w:date="2022-01-31T13:32:00Z">
                  <w:rPr>
                    <w:rFonts w:ascii="Verdana" w:hAnsi="Verdana"/>
                    <w:color w:val="000000"/>
                    <w:sz w:val="13"/>
                    <w:szCs w:val="13"/>
                    <w:lang w:val="it-IT"/>
                  </w:rPr>
                </w:rPrChange>
              </w:rPr>
              <w:t>1</w:t>
            </w:r>
          </w:p>
        </w:tc>
      </w:tr>
      <w:tr w:rsidR="00EC7F9D" w:rsidRPr="00D60902" w14:paraId="27962762" w14:textId="77777777" w:rsidTr="00EC7F9D">
        <w:trPr>
          <w:trHeight w:val="320"/>
        </w:trPr>
        <w:tc>
          <w:tcPr>
            <w:tcW w:w="781" w:type="dxa"/>
            <w:tcBorders>
              <w:top w:val="nil"/>
              <w:left w:val="single" w:sz="4" w:space="0" w:color="70AD47"/>
              <w:bottom w:val="single" w:sz="4" w:space="0" w:color="70AD47"/>
              <w:right w:val="single" w:sz="4" w:space="0" w:color="70AD47"/>
            </w:tcBorders>
            <w:shd w:val="clear" w:color="000000" w:fill="FFFFFF"/>
            <w:noWrap/>
            <w:hideMark/>
          </w:tcPr>
          <w:p w14:paraId="65830221" w14:textId="77777777" w:rsidR="00EC7F9D" w:rsidRPr="00D60902" w:rsidRDefault="00EC7F9D" w:rsidP="00EC7F9D">
            <w:pPr>
              <w:jc w:val="right"/>
              <w:rPr>
                <w:rFonts w:ascii="Verdana" w:hAnsi="Verdana"/>
                <w:color w:val="000000"/>
                <w:sz w:val="13"/>
                <w:szCs w:val="13"/>
                <w:lang w:val="en-GB"/>
                <w:rPrChange w:id="683"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84" w:author="Armando Rocca" w:date="2022-01-31T13:32:00Z">
                  <w:rPr>
                    <w:rFonts w:ascii="Verdana" w:hAnsi="Verdana"/>
                    <w:color w:val="000000"/>
                    <w:sz w:val="13"/>
                    <w:szCs w:val="13"/>
                  </w:rPr>
                </w:rPrChange>
              </w:rPr>
              <w:t>5</w:t>
            </w:r>
          </w:p>
        </w:tc>
        <w:tc>
          <w:tcPr>
            <w:tcW w:w="1194" w:type="dxa"/>
            <w:tcBorders>
              <w:top w:val="nil"/>
              <w:left w:val="nil"/>
              <w:bottom w:val="single" w:sz="4" w:space="0" w:color="70AD47"/>
              <w:right w:val="single" w:sz="4" w:space="0" w:color="70AD47"/>
            </w:tcBorders>
            <w:shd w:val="clear" w:color="000000" w:fill="FFFFFF"/>
            <w:noWrap/>
            <w:hideMark/>
          </w:tcPr>
          <w:p w14:paraId="6DF59F9A" w14:textId="164B51FF" w:rsidR="00EC7F9D" w:rsidRPr="00D60902" w:rsidRDefault="00AA58A0" w:rsidP="00EC7F9D">
            <w:pPr>
              <w:jc w:val="right"/>
              <w:rPr>
                <w:rFonts w:ascii="Verdana" w:hAnsi="Verdana"/>
                <w:color w:val="000000"/>
                <w:sz w:val="13"/>
                <w:szCs w:val="13"/>
                <w:lang w:val="en-GB"/>
                <w:rPrChange w:id="685"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86" w:author="Armando Rocca" w:date="2022-01-31T13:32:00Z">
                  <w:rPr>
                    <w:rFonts w:ascii="Verdana" w:hAnsi="Verdana"/>
                    <w:color w:val="000000"/>
                    <w:sz w:val="13"/>
                    <w:szCs w:val="13"/>
                    <w:lang w:val="it-IT"/>
                  </w:rPr>
                </w:rPrChange>
              </w:rPr>
              <w:t>26</w:t>
            </w:r>
            <w:r w:rsidR="00EC7F9D" w:rsidRPr="00D60902">
              <w:rPr>
                <w:rFonts w:ascii="Verdana" w:hAnsi="Verdana"/>
                <w:color w:val="000000"/>
                <w:sz w:val="13"/>
                <w:szCs w:val="13"/>
                <w:lang w:val="en-GB"/>
                <w:rPrChange w:id="687" w:author="Armando Rocca" w:date="2022-01-31T13:32:00Z">
                  <w:rPr>
                    <w:rFonts w:ascii="Verdana" w:hAnsi="Verdana"/>
                    <w:color w:val="000000"/>
                    <w:sz w:val="13"/>
                    <w:szCs w:val="13"/>
                  </w:rPr>
                </w:rPrChange>
              </w:rPr>
              <w:t>/01/2022</w:t>
            </w:r>
          </w:p>
        </w:tc>
        <w:tc>
          <w:tcPr>
            <w:tcW w:w="780" w:type="dxa"/>
            <w:tcBorders>
              <w:top w:val="nil"/>
              <w:left w:val="nil"/>
              <w:bottom w:val="single" w:sz="4" w:space="0" w:color="70AD47"/>
              <w:right w:val="single" w:sz="4" w:space="0" w:color="70AD47"/>
            </w:tcBorders>
            <w:shd w:val="clear" w:color="000000" w:fill="FFFFFF"/>
            <w:noWrap/>
            <w:hideMark/>
          </w:tcPr>
          <w:p w14:paraId="02F8BB34" w14:textId="77777777" w:rsidR="00EC7F9D" w:rsidRPr="00D60902" w:rsidRDefault="00EC7F9D" w:rsidP="00EC7F9D">
            <w:pPr>
              <w:jc w:val="right"/>
              <w:rPr>
                <w:rFonts w:ascii="Verdana" w:hAnsi="Verdana"/>
                <w:color w:val="000000"/>
                <w:sz w:val="13"/>
                <w:szCs w:val="13"/>
                <w:lang w:val="en-GB"/>
                <w:rPrChange w:id="688"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89" w:author="Armando Rocca" w:date="2022-01-31T13:32:00Z">
                  <w:rPr>
                    <w:rFonts w:ascii="Verdana" w:hAnsi="Verdana"/>
                    <w:color w:val="000000"/>
                    <w:sz w:val="13"/>
                    <w:szCs w:val="13"/>
                  </w:rPr>
                </w:rPrChange>
              </w:rPr>
              <w:t>1</w:t>
            </w:r>
          </w:p>
        </w:tc>
        <w:tc>
          <w:tcPr>
            <w:tcW w:w="782" w:type="dxa"/>
            <w:tcBorders>
              <w:top w:val="nil"/>
              <w:left w:val="nil"/>
              <w:bottom w:val="single" w:sz="4" w:space="0" w:color="70AD47"/>
              <w:right w:val="single" w:sz="4" w:space="0" w:color="70AD47"/>
            </w:tcBorders>
            <w:shd w:val="clear" w:color="000000" w:fill="FFFFFF"/>
            <w:noWrap/>
            <w:hideMark/>
          </w:tcPr>
          <w:p w14:paraId="1B326EDE" w14:textId="77777777" w:rsidR="00EC7F9D" w:rsidRPr="00D60902" w:rsidRDefault="00EC7F9D" w:rsidP="00EC7F9D">
            <w:pPr>
              <w:jc w:val="right"/>
              <w:rPr>
                <w:rFonts w:ascii="Verdana" w:hAnsi="Verdana"/>
                <w:color w:val="000000"/>
                <w:sz w:val="13"/>
                <w:szCs w:val="13"/>
                <w:lang w:val="en-GB"/>
                <w:rPrChange w:id="690"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91" w:author="Armando Rocca" w:date="2022-01-31T13:32:00Z">
                  <w:rPr>
                    <w:rFonts w:ascii="Verdana" w:hAnsi="Verdana"/>
                    <w:color w:val="000000"/>
                    <w:sz w:val="13"/>
                    <w:szCs w:val="13"/>
                  </w:rPr>
                </w:rPrChange>
              </w:rPr>
              <w:t>1</w:t>
            </w:r>
          </w:p>
        </w:tc>
        <w:tc>
          <w:tcPr>
            <w:tcW w:w="801" w:type="dxa"/>
            <w:tcBorders>
              <w:top w:val="nil"/>
              <w:left w:val="nil"/>
              <w:bottom w:val="single" w:sz="4" w:space="0" w:color="70AD47"/>
              <w:right w:val="single" w:sz="4" w:space="0" w:color="70AD47"/>
            </w:tcBorders>
            <w:shd w:val="clear" w:color="000000" w:fill="FFFFFF"/>
            <w:noWrap/>
            <w:hideMark/>
          </w:tcPr>
          <w:p w14:paraId="78D3FE3C" w14:textId="77777777" w:rsidR="00EC7F9D" w:rsidRPr="00D60902" w:rsidRDefault="00EC7F9D" w:rsidP="00EC7F9D">
            <w:pPr>
              <w:rPr>
                <w:rFonts w:ascii="Verdana" w:hAnsi="Verdana"/>
                <w:color w:val="000000"/>
                <w:sz w:val="13"/>
                <w:szCs w:val="13"/>
                <w:lang w:val="en-GB"/>
                <w:rPrChange w:id="692"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93" w:author="Armando Rocca" w:date="2022-01-31T13:32:00Z">
                  <w:rPr>
                    <w:rFonts w:ascii="Verdana" w:hAnsi="Verdana"/>
                    <w:color w:val="000000"/>
                    <w:sz w:val="13"/>
                    <w:szCs w:val="13"/>
                  </w:rPr>
                </w:rPrChange>
              </w:rPr>
              <w:t>c0001</w:t>
            </w:r>
          </w:p>
        </w:tc>
        <w:tc>
          <w:tcPr>
            <w:tcW w:w="780" w:type="dxa"/>
            <w:tcBorders>
              <w:top w:val="nil"/>
              <w:left w:val="nil"/>
              <w:bottom w:val="single" w:sz="4" w:space="0" w:color="70AD47"/>
              <w:right w:val="single" w:sz="4" w:space="0" w:color="70AD47"/>
            </w:tcBorders>
            <w:shd w:val="clear" w:color="000000" w:fill="FFFFFF"/>
            <w:noWrap/>
            <w:hideMark/>
          </w:tcPr>
          <w:p w14:paraId="77CD2E7E" w14:textId="77777777" w:rsidR="00EC7F9D" w:rsidRPr="00D60902" w:rsidRDefault="00EC7F9D" w:rsidP="00EC7F9D">
            <w:pPr>
              <w:rPr>
                <w:rFonts w:ascii="Verdana" w:hAnsi="Verdana"/>
                <w:color w:val="000000"/>
                <w:sz w:val="13"/>
                <w:szCs w:val="13"/>
                <w:lang w:val="en-GB"/>
                <w:rPrChange w:id="694"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95" w:author="Armando Rocca" w:date="2022-01-31T13:32:00Z">
                  <w:rPr>
                    <w:rFonts w:ascii="Verdana" w:hAnsi="Verdana"/>
                    <w:color w:val="000000"/>
                    <w:sz w:val="13"/>
                    <w:szCs w:val="13"/>
                  </w:rPr>
                </w:rPrChange>
              </w:rPr>
              <w:t>title</w:t>
            </w:r>
          </w:p>
        </w:tc>
        <w:tc>
          <w:tcPr>
            <w:tcW w:w="1194" w:type="dxa"/>
            <w:tcBorders>
              <w:top w:val="nil"/>
              <w:left w:val="nil"/>
              <w:bottom w:val="single" w:sz="4" w:space="0" w:color="70AD47"/>
              <w:right w:val="single" w:sz="4" w:space="0" w:color="70AD47"/>
            </w:tcBorders>
            <w:shd w:val="clear" w:color="000000" w:fill="FFFFFF"/>
            <w:noWrap/>
            <w:hideMark/>
          </w:tcPr>
          <w:p w14:paraId="157D8ACB" w14:textId="77777777" w:rsidR="00EC7F9D" w:rsidRPr="00D60902" w:rsidRDefault="00EC7F9D" w:rsidP="00EC7F9D">
            <w:pPr>
              <w:jc w:val="right"/>
              <w:rPr>
                <w:rFonts w:ascii="Verdana" w:hAnsi="Verdana"/>
                <w:color w:val="000000"/>
                <w:sz w:val="13"/>
                <w:szCs w:val="13"/>
                <w:lang w:val="en-GB"/>
                <w:rPrChange w:id="696"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97" w:author="Armando Rocca" w:date="2022-01-31T13:32:00Z">
                  <w:rPr>
                    <w:rFonts w:ascii="Verdana" w:hAnsi="Verdana"/>
                    <w:color w:val="000000"/>
                    <w:sz w:val="13"/>
                    <w:szCs w:val="13"/>
                  </w:rPr>
                </w:rPrChange>
              </w:rPr>
              <w:t>01/01/2022</w:t>
            </w:r>
          </w:p>
        </w:tc>
        <w:tc>
          <w:tcPr>
            <w:tcW w:w="1194" w:type="dxa"/>
            <w:tcBorders>
              <w:top w:val="nil"/>
              <w:left w:val="nil"/>
              <w:bottom w:val="single" w:sz="4" w:space="0" w:color="70AD47"/>
              <w:right w:val="single" w:sz="4" w:space="0" w:color="70AD47"/>
            </w:tcBorders>
            <w:shd w:val="clear" w:color="000000" w:fill="FFFFFF"/>
            <w:noWrap/>
            <w:hideMark/>
          </w:tcPr>
          <w:p w14:paraId="0C423A55" w14:textId="77777777" w:rsidR="00EC7F9D" w:rsidRPr="00D60902" w:rsidRDefault="00EC7F9D" w:rsidP="00EC7F9D">
            <w:pPr>
              <w:jc w:val="right"/>
              <w:rPr>
                <w:rFonts w:ascii="Verdana" w:hAnsi="Verdana"/>
                <w:color w:val="000000"/>
                <w:sz w:val="13"/>
                <w:szCs w:val="13"/>
                <w:lang w:val="en-GB"/>
                <w:rPrChange w:id="698"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699" w:author="Armando Rocca" w:date="2022-01-31T13:32:00Z">
                  <w:rPr>
                    <w:rFonts w:ascii="Verdana" w:hAnsi="Verdana"/>
                    <w:color w:val="000000"/>
                    <w:sz w:val="13"/>
                    <w:szCs w:val="13"/>
                  </w:rPr>
                </w:rPrChange>
              </w:rPr>
              <w:t>31/12/2022</w:t>
            </w:r>
          </w:p>
        </w:tc>
        <w:tc>
          <w:tcPr>
            <w:tcW w:w="801" w:type="dxa"/>
            <w:tcBorders>
              <w:top w:val="nil"/>
              <w:left w:val="nil"/>
              <w:bottom w:val="single" w:sz="4" w:space="0" w:color="70AD47"/>
              <w:right w:val="single" w:sz="4" w:space="0" w:color="70AD47"/>
            </w:tcBorders>
            <w:shd w:val="clear" w:color="000000" w:fill="FFFFFF"/>
            <w:noWrap/>
            <w:hideMark/>
          </w:tcPr>
          <w:p w14:paraId="63C48546" w14:textId="77777777" w:rsidR="00EC7F9D" w:rsidRPr="00D60902" w:rsidRDefault="00EC7F9D" w:rsidP="00EC7F9D">
            <w:pPr>
              <w:jc w:val="right"/>
              <w:rPr>
                <w:rFonts w:ascii="Verdana" w:hAnsi="Verdana"/>
                <w:color w:val="000000"/>
                <w:sz w:val="13"/>
                <w:szCs w:val="13"/>
                <w:lang w:val="en-GB"/>
                <w:rPrChange w:id="700"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701" w:author="Armando Rocca" w:date="2022-01-31T13:32:00Z">
                  <w:rPr>
                    <w:rFonts w:ascii="Verdana" w:hAnsi="Verdana"/>
                    <w:color w:val="000000"/>
                    <w:sz w:val="13"/>
                    <w:szCs w:val="13"/>
                  </w:rPr>
                </w:rPrChange>
              </w:rPr>
              <w:t>9</w:t>
            </w:r>
          </w:p>
        </w:tc>
        <w:tc>
          <w:tcPr>
            <w:tcW w:w="825" w:type="dxa"/>
            <w:tcBorders>
              <w:top w:val="nil"/>
              <w:left w:val="nil"/>
              <w:bottom w:val="single" w:sz="4" w:space="0" w:color="70AD47"/>
              <w:right w:val="single" w:sz="4" w:space="0" w:color="70AD47"/>
            </w:tcBorders>
            <w:shd w:val="clear" w:color="000000" w:fill="FFFFFF"/>
            <w:noWrap/>
            <w:hideMark/>
          </w:tcPr>
          <w:p w14:paraId="0539C9B1" w14:textId="77777777" w:rsidR="00EC7F9D" w:rsidRPr="00D60902" w:rsidRDefault="00EC7F9D" w:rsidP="00EC7F9D">
            <w:pPr>
              <w:jc w:val="right"/>
              <w:rPr>
                <w:rFonts w:ascii="Verdana" w:hAnsi="Verdana"/>
                <w:color w:val="000000"/>
                <w:sz w:val="13"/>
                <w:szCs w:val="13"/>
                <w:lang w:val="en-GB"/>
                <w:rPrChange w:id="702" w:author="Armando Rocca" w:date="2022-01-31T13:32:00Z">
                  <w:rPr>
                    <w:rFonts w:ascii="Verdana" w:hAnsi="Verdana"/>
                    <w:color w:val="000000"/>
                    <w:sz w:val="13"/>
                    <w:szCs w:val="13"/>
                  </w:rPr>
                </w:rPrChange>
              </w:rPr>
            </w:pPr>
            <w:r w:rsidRPr="00D60902">
              <w:rPr>
                <w:rFonts w:ascii="Verdana" w:hAnsi="Verdana"/>
                <w:color w:val="000000"/>
                <w:sz w:val="13"/>
                <w:szCs w:val="13"/>
                <w:highlight w:val="yellow"/>
                <w:lang w:val="en-GB"/>
                <w:rPrChange w:id="703" w:author="Armando Rocca" w:date="2022-01-31T13:32:00Z">
                  <w:rPr>
                    <w:rFonts w:ascii="Verdana" w:hAnsi="Verdana"/>
                    <w:color w:val="000000"/>
                    <w:sz w:val="13"/>
                    <w:szCs w:val="13"/>
                  </w:rPr>
                </w:rPrChange>
              </w:rPr>
              <w:t>6</w:t>
            </w:r>
          </w:p>
        </w:tc>
        <w:tc>
          <w:tcPr>
            <w:tcW w:w="915" w:type="dxa"/>
            <w:tcBorders>
              <w:top w:val="nil"/>
              <w:left w:val="nil"/>
              <w:bottom w:val="single" w:sz="4" w:space="0" w:color="70AD47"/>
              <w:right w:val="single" w:sz="4" w:space="0" w:color="70AD47"/>
            </w:tcBorders>
            <w:shd w:val="clear" w:color="000000" w:fill="FFFFFF"/>
            <w:noWrap/>
            <w:hideMark/>
          </w:tcPr>
          <w:p w14:paraId="14FB3710" w14:textId="77777777" w:rsidR="00EC7F9D" w:rsidRPr="00D60902" w:rsidRDefault="00EC7F9D" w:rsidP="00EC7F9D">
            <w:pPr>
              <w:rPr>
                <w:rFonts w:ascii="Verdana" w:hAnsi="Verdana"/>
                <w:color w:val="000000"/>
                <w:sz w:val="13"/>
                <w:szCs w:val="13"/>
                <w:lang w:val="en-GB"/>
                <w:rPrChange w:id="704" w:author="Armando Rocca" w:date="2022-01-31T13:32:00Z">
                  <w:rPr>
                    <w:rFonts w:ascii="Verdana" w:hAnsi="Verdana"/>
                    <w:color w:val="000000"/>
                    <w:sz w:val="13"/>
                    <w:szCs w:val="13"/>
                  </w:rPr>
                </w:rPrChange>
              </w:rPr>
            </w:pPr>
            <w:r w:rsidRPr="00D60902">
              <w:rPr>
                <w:rFonts w:ascii="Verdana" w:hAnsi="Verdana"/>
                <w:color w:val="000000"/>
                <w:sz w:val="13"/>
                <w:szCs w:val="13"/>
                <w:lang w:val="en-GB"/>
                <w:rPrChange w:id="705" w:author="Armando Rocca" w:date="2022-01-31T13:32:00Z">
                  <w:rPr>
                    <w:rFonts w:ascii="Verdana" w:hAnsi="Verdana"/>
                    <w:color w:val="000000"/>
                    <w:sz w:val="13"/>
                    <w:szCs w:val="13"/>
                  </w:rPr>
                </w:rPrChange>
              </w:rPr>
              <w:t>changed</w:t>
            </w:r>
          </w:p>
        </w:tc>
        <w:tc>
          <w:tcPr>
            <w:tcW w:w="825" w:type="dxa"/>
            <w:tcBorders>
              <w:top w:val="nil"/>
              <w:left w:val="nil"/>
              <w:bottom w:val="single" w:sz="4" w:space="0" w:color="70AD47"/>
              <w:right w:val="single" w:sz="4" w:space="0" w:color="70AD47"/>
            </w:tcBorders>
            <w:shd w:val="clear" w:color="000000" w:fill="FFFFFF"/>
            <w:noWrap/>
            <w:hideMark/>
          </w:tcPr>
          <w:p w14:paraId="047C174A" w14:textId="62D7E1D1" w:rsidR="00EC7F9D" w:rsidRPr="00D60902" w:rsidRDefault="00013E7D" w:rsidP="00AA58A0">
            <w:pPr>
              <w:rPr>
                <w:rFonts w:ascii="Verdana" w:hAnsi="Verdana"/>
                <w:color w:val="000000"/>
                <w:sz w:val="13"/>
                <w:szCs w:val="13"/>
                <w:lang w:val="en-GB"/>
                <w:rPrChange w:id="706" w:author="Armando Rocca" w:date="2022-01-31T13:32:00Z">
                  <w:rPr>
                    <w:rFonts w:ascii="Verdana" w:hAnsi="Verdana"/>
                    <w:color w:val="000000"/>
                    <w:sz w:val="13"/>
                    <w:szCs w:val="13"/>
                    <w:lang w:val="it-IT"/>
                  </w:rPr>
                </w:rPrChange>
              </w:rPr>
            </w:pPr>
            <w:r w:rsidRPr="00D60902">
              <w:rPr>
                <w:rFonts w:ascii="Verdana" w:hAnsi="Verdana"/>
                <w:color w:val="000000"/>
                <w:sz w:val="13"/>
                <w:szCs w:val="13"/>
                <w:highlight w:val="green"/>
                <w:lang w:val="en-GB"/>
                <w:rPrChange w:id="707" w:author="Armando Rocca" w:date="2022-01-31T13:32:00Z">
                  <w:rPr>
                    <w:rFonts w:ascii="Verdana" w:hAnsi="Verdana"/>
                    <w:color w:val="000000"/>
                    <w:sz w:val="13"/>
                    <w:szCs w:val="13"/>
                    <w:lang w:val="it-IT"/>
                  </w:rPr>
                </w:rPrChange>
              </w:rPr>
              <w:t>2</w:t>
            </w:r>
          </w:p>
        </w:tc>
      </w:tr>
    </w:tbl>
    <w:p w14:paraId="3478AE8D" w14:textId="23B37534" w:rsidR="00427184" w:rsidRPr="00D60902" w:rsidRDefault="00427184" w:rsidP="00672102">
      <w:pPr>
        <w:rPr>
          <w:lang w:val="en-GB"/>
          <w:rPrChange w:id="708" w:author="Armando Rocca" w:date="2022-01-31T13:32:00Z">
            <w:rPr>
              <w:lang w:val="pt-BR"/>
            </w:rPr>
          </w:rPrChange>
        </w:rPr>
      </w:pPr>
    </w:p>
    <w:p w14:paraId="36A41971" w14:textId="46DC6730" w:rsidR="003B6D64" w:rsidRPr="00D60902" w:rsidRDefault="003B6D64" w:rsidP="00672102">
      <w:pPr>
        <w:rPr>
          <w:lang w:val="en-GB"/>
          <w:rPrChange w:id="709" w:author="Armando Rocca" w:date="2022-01-31T13:32:00Z">
            <w:rPr>
              <w:lang w:val="pt-BR"/>
            </w:rPr>
          </w:rPrChange>
        </w:rPr>
      </w:pPr>
      <w:r w:rsidRPr="00D60902">
        <w:rPr>
          <w:lang w:val="en-GB"/>
          <w:rPrChange w:id="710" w:author="Armando Rocca" w:date="2022-01-31T13:32:00Z">
            <w:rPr>
              <w:lang w:val="pt-BR"/>
            </w:rPr>
          </w:rPrChange>
        </w:rPr>
        <w:t xml:space="preserve">Then another </w:t>
      </w:r>
      <w:proofErr w:type="gramStart"/>
      <w:r w:rsidRPr="00D60902">
        <w:rPr>
          <w:lang w:val="en-GB"/>
          <w:rPrChange w:id="711" w:author="Armando Rocca" w:date="2022-01-31T13:32:00Z">
            <w:rPr>
              <w:lang w:val="pt-BR"/>
            </w:rPr>
          </w:rPrChange>
        </w:rPr>
        <w:t>tables</w:t>
      </w:r>
      <w:proofErr w:type="gramEnd"/>
      <w:r w:rsidRPr="00D60902">
        <w:rPr>
          <w:lang w:val="en-GB"/>
          <w:rPrChange w:id="712" w:author="Armando Rocca" w:date="2022-01-31T13:32:00Z">
            <w:rPr>
              <w:lang w:val="pt-BR"/>
            </w:rPr>
          </w:rPrChange>
        </w:rPr>
        <w:t xml:space="preserve"> </w:t>
      </w:r>
      <w:r w:rsidR="00721590" w:rsidRPr="00D60902">
        <w:rPr>
          <w:lang w:val="en-GB"/>
          <w:rPrChange w:id="713" w:author="Armando Rocca" w:date="2022-01-31T13:32:00Z">
            <w:rPr>
              <w:lang w:val="pt-BR"/>
            </w:rPr>
          </w:rPrChange>
        </w:rPr>
        <w:t xml:space="preserve">(queue Project data) </w:t>
      </w:r>
      <w:r w:rsidRPr="00D60902">
        <w:rPr>
          <w:lang w:val="en-GB"/>
          <w:rPrChange w:id="714" w:author="Armando Rocca" w:date="2022-01-31T13:32:00Z">
            <w:rPr>
              <w:lang w:val="pt-BR"/>
            </w:rPr>
          </w:rPrChange>
        </w:rPr>
        <w:t xml:space="preserve">is requested to </w:t>
      </w:r>
      <w:r w:rsidR="00721590" w:rsidRPr="00D60902">
        <w:rPr>
          <w:lang w:val="en-GB"/>
          <w:rPrChange w:id="715" w:author="Armando Rocca" w:date="2022-01-31T13:32:00Z">
            <w:rPr>
              <w:lang w:val="pt-BR"/>
            </w:rPr>
          </w:rPrChange>
        </w:rPr>
        <w:t>list all the Project data to be sent</w:t>
      </w:r>
    </w:p>
    <w:p w14:paraId="106F692B" w14:textId="77B794CB" w:rsidR="00721590" w:rsidRDefault="00721590" w:rsidP="00672102">
      <w:pPr>
        <w:rPr>
          <w:lang w:val="en-GB"/>
        </w:rPr>
      </w:pPr>
      <w:r w:rsidRPr="00D60902">
        <w:rPr>
          <w:lang w:val="en-GB"/>
          <w:rPrChange w:id="716" w:author="Armando Rocca" w:date="2022-01-31T13:32:00Z">
            <w:rPr>
              <w:lang w:val="pt-BR"/>
            </w:rPr>
          </w:rPrChange>
        </w:rPr>
        <w:t xml:space="preserve">It </w:t>
      </w:r>
      <w:r w:rsidR="00CB4E63" w:rsidRPr="00D60902">
        <w:rPr>
          <w:lang w:val="en-GB"/>
        </w:rPr>
        <w:t>includes</w:t>
      </w:r>
      <w:r w:rsidRPr="00D60902">
        <w:rPr>
          <w:lang w:val="en-GB"/>
          <w:rPrChange w:id="717" w:author="Armando Rocca" w:date="2022-01-31T13:32:00Z">
            <w:rPr>
              <w:lang w:val="pt-BR"/>
            </w:rPr>
          </w:rPrChange>
        </w:rPr>
        <w:t xml:space="preserve"> all the fields that we have to </w:t>
      </w:r>
      <w:r w:rsidR="00CB4E63" w:rsidRPr="00D60902">
        <w:rPr>
          <w:lang w:val="en-GB"/>
        </w:rPr>
        <w:t>send</w:t>
      </w:r>
      <w:r w:rsidRPr="00D60902">
        <w:rPr>
          <w:lang w:val="en-GB"/>
          <w:rPrChange w:id="718" w:author="Armando Rocca" w:date="2022-01-31T13:32:00Z">
            <w:rPr>
              <w:lang w:val="pt-BR"/>
            </w:rPr>
          </w:rPrChange>
        </w:rPr>
        <w:t xml:space="preserve"> to sap with </w:t>
      </w:r>
      <w:r w:rsidR="00EC7F9D" w:rsidRPr="00D60902">
        <w:rPr>
          <w:lang w:val="en-GB"/>
          <w:rPrChange w:id="719" w:author="Armando Rocca" w:date="2022-01-31T13:32:00Z">
            <w:rPr>
              <w:lang w:val="pt-BR"/>
            </w:rPr>
          </w:rPrChange>
        </w:rPr>
        <w:t xml:space="preserve">more other </w:t>
      </w:r>
      <w:r w:rsidR="00F81D62" w:rsidRPr="00D73A3F">
        <w:rPr>
          <w:lang w:val="en-GB"/>
        </w:rPr>
        <w:t>useful</w:t>
      </w:r>
      <w:r w:rsidR="00EC7F9D" w:rsidRPr="00D60902">
        <w:rPr>
          <w:lang w:val="en-GB"/>
          <w:rPrChange w:id="720" w:author="Armando Rocca" w:date="2022-01-31T13:32:00Z">
            <w:rPr>
              <w:lang w:val="pt-BR"/>
            </w:rPr>
          </w:rPrChange>
        </w:rPr>
        <w:t xml:space="preserve"> fields as show here below.</w:t>
      </w:r>
    </w:p>
    <w:p w14:paraId="373D66DA" w14:textId="77777777" w:rsidR="0056363B" w:rsidRPr="00D60902" w:rsidRDefault="0056363B" w:rsidP="00672102">
      <w:pPr>
        <w:rPr>
          <w:lang w:val="en-GB"/>
          <w:rPrChange w:id="721" w:author="Armando Rocca" w:date="2022-01-31T13:32:00Z">
            <w:rPr>
              <w:lang w:val="pt-BR"/>
            </w:rPr>
          </w:rPrChange>
        </w:rPr>
      </w:pPr>
    </w:p>
    <w:tbl>
      <w:tblPr>
        <w:tblW w:w="11340" w:type="dxa"/>
        <w:tblInd w:w="-993" w:type="dxa"/>
        <w:tblLook w:val="04A0" w:firstRow="1" w:lastRow="0" w:firstColumn="1" w:lastColumn="0" w:noHBand="0" w:noVBand="1"/>
      </w:tblPr>
      <w:tblGrid>
        <w:gridCol w:w="628"/>
        <w:gridCol w:w="874"/>
        <w:gridCol w:w="582"/>
        <w:gridCol w:w="664"/>
        <w:gridCol w:w="837"/>
        <w:gridCol w:w="610"/>
        <w:gridCol w:w="459"/>
        <w:gridCol w:w="531"/>
        <w:gridCol w:w="506"/>
        <w:gridCol w:w="610"/>
        <w:gridCol w:w="756"/>
        <w:gridCol w:w="874"/>
        <w:gridCol w:w="874"/>
        <w:gridCol w:w="488"/>
        <w:gridCol w:w="504"/>
        <w:gridCol w:w="440"/>
        <w:gridCol w:w="493"/>
        <w:gridCol w:w="610"/>
      </w:tblGrid>
      <w:tr w:rsidR="00013E7D" w:rsidRPr="00D60902" w14:paraId="293488E5" w14:textId="77777777" w:rsidTr="00013E7D">
        <w:trPr>
          <w:trHeight w:val="720"/>
        </w:trPr>
        <w:tc>
          <w:tcPr>
            <w:tcW w:w="628" w:type="dxa"/>
            <w:tcBorders>
              <w:top w:val="single" w:sz="4" w:space="0" w:color="70AD47"/>
              <w:left w:val="single" w:sz="4" w:space="0" w:color="70AD47"/>
              <w:bottom w:val="single" w:sz="4" w:space="0" w:color="70AD47"/>
              <w:right w:val="single" w:sz="4" w:space="0" w:color="70AD47"/>
            </w:tcBorders>
            <w:shd w:val="clear" w:color="000000" w:fill="FFFFFF"/>
            <w:vAlign w:val="center"/>
            <w:hideMark/>
          </w:tcPr>
          <w:p w14:paraId="3B35456D" w14:textId="77777777" w:rsidR="00013E7D" w:rsidRPr="00D60902" w:rsidRDefault="00013E7D" w:rsidP="00013E7D">
            <w:pPr>
              <w:jc w:val="center"/>
              <w:rPr>
                <w:rFonts w:cstheme="minorHAnsi"/>
                <w:color w:val="000000"/>
                <w:sz w:val="13"/>
                <w:szCs w:val="13"/>
                <w:lang w:val="en-GB"/>
                <w:rPrChange w:id="722" w:author="Armando Rocca" w:date="2022-01-31T13:32:00Z">
                  <w:rPr>
                    <w:rFonts w:cstheme="minorHAnsi"/>
                    <w:color w:val="000000"/>
                    <w:sz w:val="13"/>
                    <w:szCs w:val="13"/>
                  </w:rPr>
                </w:rPrChange>
              </w:rPr>
            </w:pPr>
            <w:proofErr w:type="spellStart"/>
            <w:r w:rsidRPr="00D60902">
              <w:rPr>
                <w:rFonts w:cstheme="minorHAnsi"/>
                <w:color w:val="000000"/>
                <w:sz w:val="13"/>
                <w:szCs w:val="13"/>
                <w:lang w:val="en-GB"/>
                <w:rPrChange w:id="723" w:author="Armando Rocca" w:date="2022-01-31T13:32:00Z">
                  <w:rPr>
                    <w:rFonts w:cstheme="minorHAnsi"/>
                    <w:color w:val="000000"/>
                    <w:sz w:val="13"/>
                    <w:szCs w:val="13"/>
                  </w:rPr>
                </w:rPrChange>
              </w:rPr>
              <w:t>Id_sent</w:t>
            </w:r>
            <w:proofErr w:type="spellEnd"/>
          </w:p>
        </w:tc>
        <w:tc>
          <w:tcPr>
            <w:tcW w:w="874" w:type="dxa"/>
            <w:tcBorders>
              <w:top w:val="single" w:sz="4" w:space="0" w:color="70AD47"/>
              <w:left w:val="nil"/>
              <w:bottom w:val="single" w:sz="4" w:space="0" w:color="70AD47"/>
              <w:right w:val="single" w:sz="4" w:space="0" w:color="70AD47"/>
            </w:tcBorders>
            <w:shd w:val="clear" w:color="000000" w:fill="FFFFFF"/>
            <w:vAlign w:val="center"/>
            <w:hideMark/>
          </w:tcPr>
          <w:p w14:paraId="05B538B9" w14:textId="77777777" w:rsidR="00013E7D" w:rsidRPr="00D60902" w:rsidRDefault="00013E7D" w:rsidP="00013E7D">
            <w:pPr>
              <w:jc w:val="center"/>
              <w:rPr>
                <w:rFonts w:cstheme="minorHAnsi"/>
                <w:color w:val="000000"/>
                <w:sz w:val="13"/>
                <w:szCs w:val="13"/>
                <w:lang w:val="en-GB"/>
                <w:rPrChange w:id="724" w:author="Armando Rocca" w:date="2022-01-31T13:32:00Z">
                  <w:rPr>
                    <w:rFonts w:cstheme="minorHAnsi"/>
                    <w:color w:val="000000"/>
                    <w:sz w:val="13"/>
                    <w:szCs w:val="13"/>
                  </w:rPr>
                </w:rPrChange>
              </w:rPr>
            </w:pPr>
            <w:r w:rsidRPr="00D60902">
              <w:rPr>
                <w:rFonts w:cstheme="minorHAnsi"/>
                <w:color w:val="000000"/>
                <w:sz w:val="13"/>
                <w:szCs w:val="13"/>
                <w:lang w:val="en-GB"/>
                <w:rPrChange w:id="725" w:author="Armando Rocca" w:date="2022-01-31T13:32:00Z">
                  <w:rPr>
                    <w:rFonts w:cstheme="minorHAnsi"/>
                    <w:color w:val="000000"/>
                    <w:sz w:val="13"/>
                    <w:szCs w:val="13"/>
                  </w:rPr>
                </w:rPrChange>
              </w:rPr>
              <w:t>Run date time</w:t>
            </w:r>
          </w:p>
        </w:tc>
        <w:tc>
          <w:tcPr>
            <w:tcW w:w="582" w:type="dxa"/>
            <w:tcBorders>
              <w:top w:val="single" w:sz="4" w:space="0" w:color="70AD47"/>
              <w:left w:val="nil"/>
              <w:bottom w:val="single" w:sz="4" w:space="0" w:color="70AD47"/>
              <w:right w:val="single" w:sz="4" w:space="0" w:color="70AD47"/>
            </w:tcBorders>
            <w:shd w:val="clear" w:color="000000" w:fill="FFFFFF"/>
            <w:vAlign w:val="center"/>
            <w:hideMark/>
          </w:tcPr>
          <w:p w14:paraId="144DC7AF" w14:textId="77777777" w:rsidR="00013E7D" w:rsidRPr="00D60902" w:rsidRDefault="00013E7D" w:rsidP="00013E7D">
            <w:pPr>
              <w:jc w:val="center"/>
              <w:rPr>
                <w:rFonts w:cstheme="minorHAnsi"/>
                <w:color w:val="000000"/>
                <w:sz w:val="13"/>
                <w:szCs w:val="13"/>
                <w:lang w:val="en-GB"/>
                <w:rPrChange w:id="726" w:author="Armando Rocca" w:date="2022-01-31T13:32:00Z">
                  <w:rPr>
                    <w:rFonts w:cstheme="minorHAnsi"/>
                    <w:color w:val="000000"/>
                    <w:sz w:val="13"/>
                    <w:szCs w:val="13"/>
                  </w:rPr>
                </w:rPrChange>
              </w:rPr>
            </w:pPr>
            <w:proofErr w:type="spellStart"/>
            <w:r w:rsidRPr="00D60902">
              <w:rPr>
                <w:rFonts w:cstheme="minorHAnsi"/>
                <w:color w:val="000000"/>
                <w:sz w:val="13"/>
                <w:szCs w:val="13"/>
                <w:lang w:val="en-GB"/>
                <w:rPrChange w:id="727" w:author="Armando Rocca" w:date="2022-01-31T13:32:00Z">
                  <w:rPr>
                    <w:rFonts w:cstheme="minorHAnsi"/>
                    <w:color w:val="000000"/>
                    <w:sz w:val="13"/>
                    <w:szCs w:val="13"/>
                  </w:rPr>
                </w:rPrChange>
              </w:rPr>
              <w:t>Obj_id</w:t>
            </w:r>
            <w:proofErr w:type="spellEnd"/>
          </w:p>
        </w:tc>
        <w:tc>
          <w:tcPr>
            <w:tcW w:w="664" w:type="dxa"/>
            <w:tcBorders>
              <w:top w:val="single" w:sz="4" w:space="0" w:color="70AD47"/>
              <w:left w:val="nil"/>
              <w:bottom w:val="single" w:sz="4" w:space="0" w:color="70AD47"/>
              <w:right w:val="single" w:sz="4" w:space="0" w:color="70AD47"/>
            </w:tcBorders>
            <w:shd w:val="clear" w:color="000000" w:fill="FFFFFF"/>
            <w:vAlign w:val="center"/>
            <w:hideMark/>
          </w:tcPr>
          <w:p w14:paraId="06F23A14" w14:textId="77777777" w:rsidR="00013E7D" w:rsidRPr="00D60902" w:rsidRDefault="00013E7D" w:rsidP="00013E7D">
            <w:pPr>
              <w:jc w:val="center"/>
              <w:rPr>
                <w:rFonts w:cstheme="minorHAnsi"/>
                <w:color w:val="000000"/>
                <w:sz w:val="13"/>
                <w:szCs w:val="13"/>
                <w:lang w:val="en-GB"/>
                <w:rPrChange w:id="728" w:author="Armando Rocca" w:date="2022-01-31T13:32:00Z">
                  <w:rPr>
                    <w:rFonts w:cstheme="minorHAnsi"/>
                    <w:color w:val="000000"/>
                    <w:sz w:val="13"/>
                    <w:szCs w:val="13"/>
                  </w:rPr>
                </w:rPrChange>
              </w:rPr>
            </w:pPr>
            <w:proofErr w:type="spellStart"/>
            <w:r w:rsidRPr="00D60902">
              <w:rPr>
                <w:rFonts w:cstheme="minorHAnsi"/>
                <w:color w:val="000000"/>
                <w:sz w:val="13"/>
                <w:szCs w:val="13"/>
                <w:lang w:val="en-GB"/>
                <w:rPrChange w:id="729" w:author="Armando Rocca" w:date="2022-01-31T13:32:00Z">
                  <w:rPr>
                    <w:rFonts w:cstheme="minorHAnsi"/>
                    <w:color w:val="000000"/>
                    <w:sz w:val="13"/>
                    <w:szCs w:val="13"/>
                  </w:rPr>
                </w:rPrChange>
              </w:rPr>
              <w:t>state_id</w:t>
            </w:r>
            <w:proofErr w:type="spellEnd"/>
          </w:p>
        </w:tc>
        <w:tc>
          <w:tcPr>
            <w:tcW w:w="837" w:type="dxa"/>
            <w:tcBorders>
              <w:top w:val="single" w:sz="4" w:space="0" w:color="70AD47"/>
              <w:left w:val="nil"/>
              <w:bottom w:val="single" w:sz="4" w:space="0" w:color="70AD47"/>
              <w:right w:val="single" w:sz="4" w:space="0" w:color="70AD47"/>
            </w:tcBorders>
            <w:shd w:val="clear" w:color="000000" w:fill="FFFFFF"/>
            <w:vAlign w:val="center"/>
            <w:hideMark/>
          </w:tcPr>
          <w:p w14:paraId="15AAB8E8" w14:textId="77777777" w:rsidR="00013E7D" w:rsidRPr="00D60902" w:rsidRDefault="00013E7D" w:rsidP="00013E7D">
            <w:pPr>
              <w:jc w:val="center"/>
              <w:rPr>
                <w:rFonts w:cstheme="minorHAnsi"/>
                <w:color w:val="000000"/>
                <w:sz w:val="13"/>
                <w:szCs w:val="13"/>
                <w:lang w:val="en-GB"/>
                <w:rPrChange w:id="730" w:author="Armando Rocca" w:date="2022-01-31T13:32:00Z">
                  <w:rPr>
                    <w:rFonts w:cstheme="minorHAnsi"/>
                    <w:color w:val="000000"/>
                    <w:sz w:val="13"/>
                    <w:szCs w:val="13"/>
                  </w:rPr>
                </w:rPrChange>
              </w:rPr>
            </w:pPr>
            <w:r w:rsidRPr="00D60902">
              <w:rPr>
                <w:rFonts w:cstheme="minorHAnsi"/>
                <w:color w:val="000000"/>
                <w:sz w:val="13"/>
                <w:szCs w:val="13"/>
                <w:lang w:val="en-GB"/>
                <w:rPrChange w:id="731" w:author="Armando Rocca" w:date="2022-01-31T13:32:00Z">
                  <w:rPr>
                    <w:rFonts w:cstheme="minorHAnsi"/>
                    <w:color w:val="000000"/>
                    <w:sz w:val="13"/>
                    <w:szCs w:val="13"/>
                  </w:rPr>
                </w:rPrChange>
              </w:rPr>
              <w:t>Status description</w:t>
            </w:r>
          </w:p>
        </w:tc>
        <w:tc>
          <w:tcPr>
            <w:tcW w:w="610" w:type="dxa"/>
            <w:tcBorders>
              <w:top w:val="single" w:sz="4" w:space="0" w:color="70AD47"/>
              <w:left w:val="nil"/>
              <w:bottom w:val="single" w:sz="4" w:space="0" w:color="70AD47"/>
              <w:right w:val="single" w:sz="4" w:space="0" w:color="70AD47"/>
            </w:tcBorders>
            <w:shd w:val="clear" w:color="000000" w:fill="FFFFFF"/>
            <w:vAlign w:val="center"/>
            <w:hideMark/>
          </w:tcPr>
          <w:p w14:paraId="51845321" w14:textId="77777777" w:rsidR="00013E7D" w:rsidRPr="00D60902" w:rsidRDefault="00013E7D" w:rsidP="00013E7D">
            <w:pPr>
              <w:jc w:val="center"/>
              <w:rPr>
                <w:rFonts w:cstheme="minorHAnsi"/>
                <w:color w:val="000000"/>
                <w:sz w:val="13"/>
                <w:szCs w:val="13"/>
                <w:lang w:val="en-GB"/>
                <w:rPrChange w:id="732" w:author="Armando Rocca" w:date="2022-01-31T13:32:00Z">
                  <w:rPr>
                    <w:rFonts w:cstheme="minorHAnsi"/>
                    <w:color w:val="000000"/>
                    <w:sz w:val="13"/>
                    <w:szCs w:val="13"/>
                  </w:rPr>
                </w:rPrChange>
              </w:rPr>
            </w:pPr>
            <w:r w:rsidRPr="00D60902">
              <w:rPr>
                <w:rFonts w:cstheme="minorHAnsi"/>
                <w:color w:val="000000"/>
                <w:sz w:val="13"/>
                <w:szCs w:val="13"/>
                <w:lang w:val="en-GB"/>
                <w:rPrChange w:id="733" w:author="Armando Rocca" w:date="2022-01-31T13:32:00Z">
                  <w:rPr>
                    <w:rFonts w:cstheme="minorHAnsi"/>
                    <w:color w:val="000000"/>
                    <w:sz w:val="13"/>
                    <w:szCs w:val="13"/>
                  </w:rPr>
                </w:rPrChange>
              </w:rPr>
              <w:t>Project ID</w:t>
            </w:r>
          </w:p>
        </w:tc>
        <w:tc>
          <w:tcPr>
            <w:tcW w:w="459" w:type="dxa"/>
            <w:tcBorders>
              <w:top w:val="single" w:sz="4" w:space="0" w:color="70AD47"/>
              <w:left w:val="nil"/>
              <w:bottom w:val="single" w:sz="4" w:space="0" w:color="70AD47"/>
              <w:right w:val="single" w:sz="4" w:space="0" w:color="70AD47"/>
            </w:tcBorders>
            <w:shd w:val="clear" w:color="000000" w:fill="FFFFFF"/>
            <w:vAlign w:val="center"/>
            <w:hideMark/>
          </w:tcPr>
          <w:p w14:paraId="5C75F154" w14:textId="77777777" w:rsidR="00013E7D" w:rsidRPr="00D60902" w:rsidRDefault="00013E7D" w:rsidP="00013E7D">
            <w:pPr>
              <w:jc w:val="center"/>
              <w:rPr>
                <w:rFonts w:cstheme="minorHAnsi"/>
                <w:color w:val="000000"/>
                <w:sz w:val="13"/>
                <w:szCs w:val="13"/>
                <w:lang w:val="en-GB"/>
                <w:rPrChange w:id="734" w:author="Armando Rocca" w:date="2022-01-31T13:32:00Z">
                  <w:rPr>
                    <w:rFonts w:cstheme="minorHAnsi"/>
                    <w:color w:val="000000"/>
                    <w:sz w:val="13"/>
                    <w:szCs w:val="13"/>
                  </w:rPr>
                </w:rPrChange>
              </w:rPr>
            </w:pPr>
            <w:r w:rsidRPr="00D60902">
              <w:rPr>
                <w:rFonts w:cstheme="minorHAnsi"/>
                <w:color w:val="000000"/>
                <w:sz w:val="13"/>
                <w:szCs w:val="13"/>
                <w:lang w:val="en-GB"/>
                <w:rPrChange w:id="735" w:author="Armando Rocca" w:date="2022-01-31T13:32:00Z">
                  <w:rPr>
                    <w:rFonts w:cstheme="minorHAnsi"/>
                    <w:color w:val="000000"/>
                    <w:sz w:val="13"/>
                    <w:szCs w:val="13"/>
                  </w:rPr>
                </w:rPrChange>
              </w:rPr>
              <w:t>Title</w:t>
            </w:r>
          </w:p>
        </w:tc>
        <w:tc>
          <w:tcPr>
            <w:tcW w:w="531" w:type="dxa"/>
            <w:tcBorders>
              <w:top w:val="single" w:sz="4" w:space="0" w:color="70AD47"/>
              <w:left w:val="nil"/>
              <w:bottom w:val="single" w:sz="4" w:space="0" w:color="70AD47"/>
              <w:right w:val="single" w:sz="4" w:space="0" w:color="70AD47"/>
            </w:tcBorders>
            <w:shd w:val="clear" w:color="000000" w:fill="FFFFFF"/>
            <w:vAlign w:val="center"/>
            <w:hideMark/>
          </w:tcPr>
          <w:p w14:paraId="33B80346" w14:textId="77777777" w:rsidR="00013E7D" w:rsidRPr="00D60902" w:rsidRDefault="00013E7D" w:rsidP="00013E7D">
            <w:pPr>
              <w:jc w:val="center"/>
              <w:rPr>
                <w:rFonts w:cstheme="minorHAnsi"/>
                <w:color w:val="000000"/>
                <w:sz w:val="13"/>
                <w:szCs w:val="13"/>
                <w:lang w:val="en-GB"/>
                <w:rPrChange w:id="736" w:author="Armando Rocca" w:date="2022-01-31T13:32:00Z">
                  <w:rPr>
                    <w:rFonts w:cstheme="minorHAnsi"/>
                    <w:color w:val="000000"/>
                    <w:sz w:val="13"/>
                    <w:szCs w:val="13"/>
                  </w:rPr>
                </w:rPrChange>
              </w:rPr>
            </w:pPr>
            <w:proofErr w:type="spellStart"/>
            <w:r w:rsidRPr="00D60902">
              <w:rPr>
                <w:rFonts w:cstheme="minorHAnsi"/>
                <w:color w:val="000000"/>
                <w:sz w:val="13"/>
                <w:szCs w:val="13"/>
                <w:lang w:val="en-GB"/>
                <w:rPrChange w:id="737" w:author="Armando Rocca" w:date="2022-01-31T13:32:00Z">
                  <w:rPr>
                    <w:rFonts w:cstheme="minorHAnsi"/>
                    <w:color w:val="000000"/>
                    <w:sz w:val="13"/>
                    <w:szCs w:val="13"/>
                  </w:rPr>
                </w:rPrChange>
              </w:rPr>
              <w:t>Cmpy</w:t>
            </w:r>
            <w:proofErr w:type="spellEnd"/>
            <w:r w:rsidRPr="00D60902">
              <w:rPr>
                <w:rFonts w:cstheme="minorHAnsi"/>
                <w:color w:val="000000"/>
                <w:sz w:val="13"/>
                <w:szCs w:val="13"/>
                <w:lang w:val="en-GB"/>
                <w:rPrChange w:id="738" w:author="Armando Rocca" w:date="2022-01-31T13:32:00Z">
                  <w:rPr>
                    <w:rFonts w:cstheme="minorHAnsi"/>
                    <w:color w:val="000000"/>
                    <w:sz w:val="13"/>
                    <w:szCs w:val="13"/>
                  </w:rPr>
                </w:rPrChange>
              </w:rPr>
              <w:t xml:space="preserve"> code</w:t>
            </w:r>
          </w:p>
        </w:tc>
        <w:tc>
          <w:tcPr>
            <w:tcW w:w="506" w:type="dxa"/>
            <w:tcBorders>
              <w:top w:val="single" w:sz="4" w:space="0" w:color="70AD47"/>
              <w:left w:val="nil"/>
              <w:bottom w:val="single" w:sz="4" w:space="0" w:color="70AD47"/>
              <w:right w:val="single" w:sz="4" w:space="0" w:color="70AD47"/>
            </w:tcBorders>
            <w:shd w:val="clear" w:color="000000" w:fill="FFFFFF"/>
            <w:vAlign w:val="center"/>
            <w:hideMark/>
          </w:tcPr>
          <w:p w14:paraId="35627384" w14:textId="77777777" w:rsidR="00013E7D" w:rsidRPr="00D60902" w:rsidRDefault="00013E7D" w:rsidP="00013E7D">
            <w:pPr>
              <w:jc w:val="center"/>
              <w:rPr>
                <w:rFonts w:cstheme="minorHAnsi"/>
                <w:color w:val="000000"/>
                <w:sz w:val="13"/>
                <w:szCs w:val="13"/>
                <w:lang w:val="en-GB"/>
                <w:rPrChange w:id="739" w:author="Armando Rocca" w:date="2022-01-31T13:32:00Z">
                  <w:rPr>
                    <w:rFonts w:cstheme="minorHAnsi"/>
                    <w:color w:val="000000"/>
                    <w:sz w:val="13"/>
                    <w:szCs w:val="13"/>
                  </w:rPr>
                </w:rPrChange>
              </w:rPr>
            </w:pPr>
            <w:r w:rsidRPr="00D60902">
              <w:rPr>
                <w:rFonts w:cstheme="minorHAnsi"/>
                <w:color w:val="000000"/>
                <w:sz w:val="13"/>
                <w:szCs w:val="13"/>
                <w:lang w:val="en-GB"/>
                <w:rPrChange w:id="740" w:author="Armando Rocca" w:date="2022-01-31T13:32:00Z">
                  <w:rPr>
                    <w:rFonts w:cstheme="minorHAnsi"/>
                    <w:color w:val="000000"/>
                    <w:sz w:val="13"/>
                    <w:szCs w:val="13"/>
                  </w:rPr>
                </w:rPrChange>
              </w:rPr>
              <w:t>Plant</w:t>
            </w:r>
          </w:p>
        </w:tc>
        <w:tc>
          <w:tcPr>
            <w:tcW w:w="610" w:type="dxa"/>
            <w:tcBorders>
              <w:top w:val="single" w:sz="4" w:space="0" w:color="70AD47"/>
              <w:left w:val="nil"/>
              <w:bottom w:val="single" w:sz="4" w:space="0" w:color="70AD47"/>
              <w:right w:val="single" w:sz="4" w:space="0" w:color="70AD47"/>
            </w:tcBorders>
            <w:shd w:val="clear" w:color="000000" w:fill="FFFFFF"/>
            <w:vAlign w:val="center"/>
            <w:hideMark/>
          </w:tcPr>
          <w:p w14:paraId="1CF655B0" w14:textId="77777777" w:rsidR="00013E7D" w:rsidRPr="00D60902" w:rsidRDefault="00013E7D" w:rsidP="00013E7D">
            <w:pPr>
              <w:jc w:val="center"/>
              <w:rPr>
                <w:rFonts w:cstheme="minorHAnsi"/>
                <w:color w:val="000000"/>
                <w:sz w:val="13"/>
                <w:szCs w:val="13"/>
                <w:lang w:val="en-GB"/>
                <w:rPrChange w:id="741" w:author="Armando Rocca" w:date="2022-01-31T13:32:00Z">
                  <w:rPr>
                    <w:rFonts w:cstheme="minorHAnsi"/>
                    <w:color w:val="000000"/>
                    <w:sz w:val="13"/>
                    <w:szCs w:val="13"/>
                  </w:rPr>
                </w:rPrChange>
              </w:rPr>
            </w:pPr>
            <w:r w:rsidRPr="00D60902">
              <w:rPr>
                <w:rFonts w:cstheme="minorHAnsi"/>
                <w:color w:val="000000"/>
                <w:sz w:val="13"/>
                <w:szCs w:val="13"/>
                <w:lang w:val="en-GB"/>
                <w:rPrChange w:id="742" w:author="Armando Rocca" w:date="2022-01-31T13:32:00Z">
                  <w:rPr>
                    <w:rFonts w:cstheme="minorHAnsi"/>
                    <w:color w:val="000000"/>
                    <w:sz w:val="13"/>
                    <w:szCs w:val="13"/>
                    <w:lang w:val="it-IT"/>
                  </w:rPr>
                </w:rPrChange>
              </w:rPr>
              <w:t>Project Type</w:t>
            </w:r>
          </w:p>
        </w:tc>
        <w:tc>
          <w:tcPr>
            <w:tcW w:w="756" w:type="dxa"/>
            <w:tcBorders>
              <w:top w:val="single" w:sz="4" w:space="0" w:color="70AD47"/>
              <w:left w:val="nil"/>
              <w:bottom w:val="single" w:sz="4" w:space="0" w:color="70AD47"/>
              <w:right w:val="single" w:sz="4" w:space="0" w:color="70AD47"/>
            </w:tcBorders>
            <w:shd w:val="clear" w:color="000000" w:fill="FFFFFF"/>
            <w:vAlign w:val="center"/>
            <w:hideMark/>
          </w:tcPr>
          <w:p w14:paraId="31420666" w14:textId="77777777" w:rsidR="00013E7D" w:rsidRPr="00D60902" w:rsidRDefault="00013E7D" w:rsidP="00013E7D">
            <w:pPr>
              <w:jc w:val="center"/>
              <w:rPr>
                <w:rFonts w:cstheme="minorHAnsi"/>
                <w:color w:val="000000"/>
                <w:sz w:val="13"/>
                <w:szCs w:val="13"/>
                <w:lang w:val="en-GB"/>
                <w:rPrChange w:id="743" w:author="Armando Rocca" w:date="2022-01-31T13:32:00Z">
                  <w:rPr>
                    <w:rFonts w:cstheme="minorHAnsi"/>
                    <w:color w:val="000000"/>
                    <w:sz w:val="13"/>
                    <w:szCs w:val="13"/>
                  </w:rPr>
                </w:rPrChange>
              </w:rPr>
            </w:pPr>
            <w:r w:rsidRPr="00D60902">
              <w:rPr>
                <w:rFonts w:cstheme="minorHAnsi"/>
                <w:color w:val="000000"/>
                <w:sz w:val="13"/>
                <w:szCs w:val="13"/>
                <w:lang w:val="en-GB"/>
                <w:rPrChange w:id="744" w:author="Armando Rocca" w:date="2022-01-31T13:32:00Z">
                  <w:rPr>
                    <w:rFonts w:cstheme="minorHAnsi"/>
                    <w:color w:val="000000"/>
                    <w:sz w:val="13"/>
                    <w:szCs w:val="13"/>
                    <w:lang w:val="it-IT"/>
                  </w:rPr>
                </w:rPrChange>
              </w:rPr>
              <w:t>Searching type</w:t>
            </w:r>
          </w:p>
        </w:tc>
        <w:tc>
          <w:tcPr>
            <w:tcW w:w="874" w:type="dxa"/>
            <w:tcBorders>
              <w:top w:val="single" w:sz="4" w:space="0" w:color="70AD47"/>
              <w:left w:val="nil"/>
              <w:bottom w:val="single" w:sz="4" w:space="0" w:color="70AD47"/>
              <w:right w:val="single" w:sz="4" w:space="0" w:color="70AD47"/>
            </w:tcBorders>
            <w:shd w:val="clear" w:color="000000" w:fill="FFFFFF"/>
            <w:vAlign w:val="center"/>
            <w:hideMark/>
          </w:tcPr>
          <w:p w14:paraId="4CFC3924" w14:textId="77777777" w:rsidR="00013E7D" w:rsidRPr="00D60902" w:rsidRDefault="00013E7D" w:rsidP="00013E7D">
            <w:pPr>
              <w:jc w:val="center"/>
              <w:rPr>
                <w:rFonts w:cstheme="minorHAnsi"/>
                <w:color w:val="000000"/>
                <w:sz w:val="13"/>
                <w:szCs w:val="13"/>
                <w:lang w:val="en-GB"/>
                <w:rPrChange w:id="745" w:author="Armando Rocca" w:date="2022-01-31T13:32:00Z">
                  <w:rPr>
                    <w:rFonts w:cstheme="minorHAnsi"/>
                    <w:color w:val="000000"/>
                    <w:sz w:val="13"/>
                    <w:szCs w:val="13"/>
                  </w:rPr>
                </w:rPrChange>
              </w:rPr>
            </w:pPr>
            <w:r w:rsidRPr="00D60902">
              <w:rPr>
                <w:rFonts w:cstheme="minorHAnsi"/>
                <w:color w:val="000000"/>
                <w:sz w:val="13"/>
                <w:szCs w:val="13"/>
                <w:lang w:val="en-GB"/>
                <w:rPrChange w:id="746" w:author="Armando Rocca" w:date="2022-01-31T13:32:00Z">
                  <w:rPr>
                    <w:rFonts w:cstheme="minorHAnsi"/>
                    <w:color w:val="000000"/>
                    <w:sz w:val="13"/>
                    <w:szCs w:val="13"/>
                    <w:lang w:val="it-IT"/>
                  </w:rPr>
                </w:rPrChange>
              </w:rPr>
              <w:t>Start date</w:t>
            </w:r>
          </w:p>
        </w:tc>
        <w:tc>
          <w:tcPr>
            <w:tcW w:w="874" w:type="dxa"/>
            <w:tcBorders>
              <w:top w:val="single" w:sz="4" w:space="0" w:color="70AD47"/>
              <w:left w:val="nil"/>
              <w:bottom w:val="single" w:sz="4" w:space="0" w:color="70AD47"/>
              <w:right w:val="single" w:sz="4" w:space="0" w:color="70AD47"/>
            </w:tcBorders>
            <w:shd w:val="clear" w:color="000000" w:fill="FFFFFF"/>
            <w:vAlign w:val="center"/>
            <w:hideMark/>
          </w:tcPr>
          <w:p w14:paraId="0328FBDD" w14:textId="77777777" w:rsidR="00013E7D" w:rsidRPr="00D60902" w:rsidRDefault="00013E7D" w:rsidP="00013E7D">
            <w:pPr>
              <w:jc w:val="center"/>
              <w:rPr>
                <w:rFonts w:cstheme="minorHAnsi"/>
                <w:color w:val="000000"/>
                <w:sz w:val="13"/>
                <w:szCs w:val="13"/>
                <w:lang w:val="en-GB"/>
                <w:rPrChange w:id="747" w:author="Armando Rocca" w:date="2022-01-31T13:32:00Z">
                  <w:rPr>
                    <w:rFonts w:cstheme="minorHAnsi"/>
                    <w:color w:val="000000"/>
                    <w:sz w:val="13"/>
                    <w:szCs w:val="13"/>
                  </w:rPr>
                </w:rPrChange>
              </w:rPr>
            </w:pPr>
            <w:r w:rsidRPr="00D60902">
              <w:rPr>
                <w:rFonts w:cstheme="minorHAnsi"/>
                <w:color w:val="000000"/>
                <w:sz w:val="13"/>
                <w:szCs w:val="13"/>
                <w:lang w:val="en-GB"/>
                <w:rPrChange w:id="748" w:author="Armando Rocca" w:date="2022-01-31T13:32:00Z">
                  <w:rPr>
                    <w:rFonts w:cstheme="minorHAnsi"/>
                    <w:color w:val="000000"/>
                    <w:sz w:val="13"/>
                    <w:szCs w:val="13"/>
                  </w:rPr>
                </w:rPrChange>
              </w:rPr>
              <w:t>Finish date</w:t>
            </w:r>
          </w:p>
        </w:tc>
        <w:tc>
          <w:tcPr>
            <w:tcW w:w="488" w:type="dxa"/>
            <w:tcBorders>
              <w:top w:val="single" w:sz="4" w:space="0" w:color="70AD47"/>
              <w:left w:val="nil"/>
              <w:bottom w:val="single" w:sz="4" w:space="0" w:color="70AD47"/>
              <w:right w:val="single" w:sz="4" w:space="0" w:color="70AD47"/>
            </w:tcBorders>
            <w:shd w:val="clear" w:color="000000" w:fill="FFFFFF"/>
            <w:vAlign w:val="center"/>
            <w:hideMark/>
          </w:tcPr>
          <w:p w14:paraId="56530255" w14:textId="77777777" w:rsidR="00013E7D" w:rsidRPr="00D60902" w:rsidRDefault="00013E7D" w:rsidP="00013E7D">
            <w:pPr>
              <w:jc w:val="center"/>
              <w:rPr>
                <w:rFonts w:cstheme="minorHAnsi"/>
                <w:color w:val="000000"/>
                <w:sz w:val="13"/>
                <w:szCs w:val="13"/>
                <w:lang w:val="en-GB"/>
                <w:rPrChange w:id="749" w:author="Armando Rocca" w:date="2022-01-31T13:32:00Z">
                  <w:rPr>
                    <w:rFonts w:cstheme="minorHAnsi"/>
                    <w:color w:val="000000"/>
                    <w:sz w:val="13"/>
                    <w:szCs w:val="13"/>
                  </w:rPr>
                </w:rPrChange>
              </w:rPr>
            </w:pPr>
            <w:r w:rsidRPr="00D60902">
              <w:rPr>
                <w:rFonts w:cstheme="minorHAnsi"/>
                <w:color w:val="000000"/>
                <w:sz w:val="13"/>
                <w:szCs w:val="13"/>
                <w:lang w:val="en-GB"/>
                <w:rPrChange w:id="750" w:author="Armando Rocca" w:date="2022-01-31T13:32:00Z">
                  <w:rPr>
                    <w:rFonts w:cstheme="minorHAnsi"/>
                    <w:color w:val="000000"/>
                    <w:sz w:val="13"/>
                    <w:szCs w:val="13"/>
                  </w:rPr>
                </w:rPrChange>
              </w:rPr>
              <w:t>Flag cum.</w:t>
            </w:r>
          </w:p>
        </w:tc>
        <w:tc>
          <w:tcPr>
            <w:tcW w:w="504" w:type="dxa"/>
            <w:tcBorders>
              <w:top w:val="single" w:sz="4" w:space="0" w:color="70AD47"/>
              <w:left w:val="nil"/>
              <w:bottom w:val="single" w:sz="4" w:space="0" w:color="70AD47"/>
              <w:right w:val="single" w:sz="4" w:space="0" w:color="70AD47"/>
            </w:tcBorders>
            <w:shd w:val="clear" w:color="000000" w:fill="FFFFFF"/>
            <w:vAlign w:val="center"/>
            <w:hideMark/>
          </w:tcPr>
          <w:p w14:paraId="498D67CC" w14:textId="77777777" w:rsidR="00013E7D" w:rsidRPr="00D60902" w:rsidRDefault="00013E7D" w:rsidP="00013E7D">
            <w:pPr>
              <w:jc w:val="center"/>
              <w:rPr>
                <w:rFonts w:cstheme="minorHAnsi"/>
                <w:color w:val="000000"/>
                <w:sz w:val="13"/>
                <w:szCs w:val="13"/>
                <w:lang w:val="en-GB"/>
                <w:rPrChange w:id="751" w:author="Armando Rocca" w:date="2022-01-31T13:32:00Z">
                  <w:rPr>
                    <w:rFonts w:cstheme="minorHAnsi"/>
                    <w:color w:val="000000"/>
                    <w:sz w:val="13"/>
                    <w:szCs w:val="13"/>
                  </w:rPr>
                </w:rPrChange>
              </w:rPr>
            </w:pPr>
            <w:r w:rsidRPr="00D60902">
              <w:rPr>
                <w:rFonts w:cstheme="minorHAnsi"/>
                <w:color w:val="000000"/>
                <w:sz w:val="13"/>
                <w:szCs w:val="13"/>
                <w:lang w:val="en-GB"/>
                <w:rPrChange w:id="752" w:author="Armando Rocca" w:date="2022-01-31T13:32:00Z">
                  <w:rPr>
                    <w:rFonts w:cstheme="minorHAnsi"/>
                    <w:color w:val="000000"/>
                    <w:sz w:val="13"/>
                    <w:szCs w:val="13"/>
                  </w:rPr>
                </w:rPrChange>
              </w:rPr>
              <w:t>Tipo Cum.</w:t>
            </w:r>
          </w:p>
        </w:tc>
        <w:tc>
          <w:tcPr>
            <w:tcW w:w="440" w:type="dxa"/>
            <w:tcBorders>
              <w:top w:val="single" w:sz="4" w:space="0" w:color="70AD47"/>
              <w:left w:val="nil"/>
              <w:bottom w:val="single" w:sz="4" w:space="0" w:color="70AD47"/>
              <w:right w:val="single" w:sz="4" w:space="0" w:color="70AD47"/>
            </w:tcBorders>
            <w:shd w:val="clear" w:color="000000" w:fill="FFFFFF"/>
            <w:vAlign w:val="center"/>
            <w:hideMark/>
          </w:tcPr>
          <w:p w14:paraId="50D3E3AF" w14:textId="77777777" w:rsidR="00013E7D" w:rsidRPr="00D60902" w:rsidRDefault="00013E7D" w:rsidP="00013E7D">
            <w:pPr>
              <w:jc w:val="center"/>
              <w:rPr>
                <w:rFonts w:cstheme="minorHAnsi"/>
                <w:color w:val="000000"/>
                <w:sz w:val="13"/>
                <w:szCs w:val="13"/>
                <w:lang w:val="en-GB"/>
                <w:rPrChange w:id="753" w:author="Armando Rocca" w:date="2022-01-31T13:32:00Z">
                  <w:rPr>
                    <w:rFonts w:cstheme="minorHAnsi"/>
                    <w:color w:val="000000"/>
                    <w:sz w:val="13"/>
                    <w:szCs w:val="13"/>
                  </w:rPr>
                </w:rPrChange>
              </w:rPr>
            </w:pPr>
            <w:r w:rsidRPr="00D60902">
              <w:rPr>
                <w:rFonts w:cstheme="minorHAnsi"/>
                <w:color w:val="000000"/>
                <w:sz w:val="13"/>
                <w:szCs w:val="13"/>
                <w:lang w:val="en-GB"/>
                <w:rPrChange w:id="754" w:author="Armando Rocca" w:date="2022-01-31T13:32:00Z">
                  <w:rPr>
                    <w:rFonts w:cstheme="minorHAnsi"/>
                    <w:color w:val="000000"/>
                    <w:sz w:val="13"/>
                    <w:szCs w:val="13"/>
                  </w:rPr>
                </w:rPrChange>
              </w:rPr>
              <w:t>Flag US</w:t>
            </w:r>
          </w:p>
        </w:tc>
        <w:tc>
          <w:tcPr>
            <w:tcW w:w="493" w:type="dxa"/>
            <w:tcBorders>
              <w:top w:val="single" w:sz="4" w:space="0" w:color="70AD47"/>
              <w:left w:val="nil"/>
              <w:bottom w:val="single" w:sz="4" w:space="0" w:color="70AD47"/>
              <w:right w:val="single" w:sz="4" w:space="0" w:color="70AD47"/>
            </w:tcBorders>
            <w:shd w:val="clear" w:color="000000" w:fill="FFFFFF"/>
            <w:vAlign w:val="center"/>
            <w:hideMark/>
          </w:tcPr>
          <w:p w14:paraId="6BD2A3F6" w14:textId="77777777" w:rsidR="00013E7D" w:rsidRPr="00D60902" w:rsidRDefault="00013E7D" w:rsidP="00013E7D">
            <w:pPr>
              <w:jc w:val="center"/>
              <w:rPr>
                <w:rFonts w:cstheme="minorHAnsi"/>
                <w:color w:val="000000"/>
                <w:sz w:val="13"/>
                <w:szCs w:val="13"/>
                <w:lang w:val="en-GB"/>
                <w:rPrChange w:id="755" w:author="Armando Rocca" w:date="2022-01-31T13:32:00Z">
                  <w:rPr>
                    <w:rFonts w:cstheme="minorHAnsi"/>
                    <w:color w:val="000000"/>
                    <w:sz w:val="13"/>
                    <w:szCs w:val="13"/>
                  </w:rPr>
                </w:rPrChange>
              </w:rPr>
            </w:pPr>
            <w:r w:rsidRPr="00D60902">
              <w:rPr>
                <w:rFonts w:cstheme="minorHAnsi"/>
                <w:color w:val="000000"/>
                <w:sz w:val="13"/>
                <w:szCs w:val="13"/>
                <w:lang w:val="en-GB"/>
                <w:rPrChange w:id="756" w:author="Armando Rocca" w:date="2022-01-31T13:32:00Z">
                  <w:rPr>
                    <w:rFonts w:cstheme="minorHAnsi"/>
                    <w:color w:val="000000"/>
                    <w:sz w:val="13"/>
                    <w:szCs w:val="13"/>
                  </w:rPr>
                </w:rPrChange>
              </w:rPr>
              <w:t>CUP nr.</w:t>
            </w:r>
          </w:p>
        </w:tc>
        <w:tc>
          <w:tcPr>
            <w:tcW w:w="610" w:type="dxa"/>
            <w:tcBorders>
              <w:top w:val="single" w:sz="4" w:space="0" w:color="70AD47"/>
              <w:left w:val="nil"/>
              <w:bottom w:val="single" w:sz="4" w:space="0" w:color="70AD47"/>
              <w:right w:val="single" w:sz="4" w:space="0" w:color="70AD47"/>
            </w:tcBorders>
            <w:shd w:val="clear" w:color="000000" w:fill="FFFFFF"/>
            <w:vAlign w:val="center"/>
            <w:hideMark/>
          </w:tcPr>
          <w:p w14:paraId="0AE90A15" w14:textId="77777777" w:rsidR="00013E7D" w:rsidRPr="00D60902" w:rsidRDefault="00013E7D" w:rsidP="00013E7D">
            <w:pPr>
              <w:jc w:val="center"/>
              <w:rPr>
                <w:rFonts w:cstheme="minorHAnsi"/>
                <w:color w:val="000000"/>
                <w:sz w:val="13"/>
                <w:szCs w:val="13"/>
                <w:lang w:val="en-GB"/>
                <w:rPrChange w:id="757" w:author="Armando Rocca" w:date="2022-01-31T13:32:00Z">
                  <w:rPr>
                    <w:rFonts w:cstheme="minorHAnsi"/>
                    <w:color w:val="000000"/>
                    <w:sz w:val="13"/>
                    <w:szCs w:val="13"/>
                  </w:rPr>
                </w:rPrChange>
              </w:rPr>
            </w:pPr>
            <w:r w:rsidRPr="00D60902">
              <w:rPr>
                <w:rFonts w:cstheme="minorHAnsi"/>
                <w:color w:val="000000"/>
                <w:sz w:val="13"/>
                <w:szCs w:val="13"/>
                <w:lang w:val="en-GB"/>
                <w:rPrChange w:id="758" w:author="Armando Rocca" w:date="2022-01-31T13:32:00Z">
                  <w:rPr>
                    <w:rFonts w:cstheme="minorHAnsi"/>
                    <w:color w:val="000000"/>
                    <w:sz w:val="13"/>
                    <w:szCs w:val="13"/>
                  </w:rPr>
                </w:rPrChange>
              </w:rPr>
              <w:t>Project status</w:t>
            </w:r>
          </w:p>
        </w:tc>
      </w:tr>
      <w:tr w:rsidR="00013E7D" w:rsidRPr="00D60902" w14:paraId="3EDBC7F8" w14:textId="77777777" w:rsidTr="00013E7D">
        <w:trPr>
          <w:trHeight w:val="960"/>
        </w:trPr>
        <w:tc>
          <w:tcPr>
            <w:tcW w:w="628" w:type="dxa"/>
            <w:tcBorders>
              <w:top w:val="nil"/>
              <w:left w:val="single" w:sz="4" w:space="0" w:color="70AD47"/>
              <w:bottom w:val="single" w:sz="4" w:space="0" w:color="70AD47"/>
              <w:right w:val="single" w:sz="4" w:space="0" w:color="70AD47"/>
            </w:tcBorders>
            <w:shd w:val="clear" w:color="000000" w:fill="FFFFFF"/>
            <w:vAlign w:val="center"/>
            <w:hideMark/>
          </w:tcPr>
          <w:p w14:paraId="5F7474AF" w14:textId="77777777" w:rsidR="00013E7D" w:rsidRPr="00D60902" w:rsidRDefault="00013E7D" w:rsidP="00013E7D">
            <w:pPr>
              <w:jc w:val="center"/>
              <w:rPr>
                <w:rFonts w:cstheme="minorHAnsi"/>
                <w:color w:val="000000"/>
                <w:sz w:val="13"/>
                <w:szCs w:val="13"/>
                <w:lang w:val="en-GB"/>
                <w:rPrChange w:id="759" w:author="Armando Rocca" w:date="2022-01-31T13:32:00Z">
                  <w:rPr>
                    <w:rFonts w:cstheme="minorHAnsi"/>
                    <w:color w:val="000000"/>
                    <w:sz w:val="13"/>
                    <w:szCs w:val="13"/>
                  </w:rPr>
                </w:rPrChange>
              </w:rPr>
            </w:pPr>
            <w:r w:rsidRPr="00D60902">
              <w:rPr>
                <w:rFonts w:cstheme="minorHAnsi"/>
                <w:color w:val="000000"/>
                <w:sz w:val="13"/>
                <w:szCs w:val="13"/>
                <w:highlight w:val="red"/>
                <w:lang w:val="en-GB"/>
                <w:rPrChange w:id="760" w:author="Armando Rocca" w:date="2022-01-31T13:32:00Z">
                  <w:rPr>
                    <w:rFonts w:cstheme="minorHAnsi"/>
                    <w:color w:val="000000"/>
                    <w:sz w:val="13"/>
                    <w:szCs w:val="13"/>
                  </w:rPr>
                </w:rPrChange>
              </w:rPr>
              <w:t>1</w:t>
            </w:r>
          </w:p>
        </w:tc>
        <w:tc>
          <w:tcPr>
            <w:tcW w:w="874" w:type="dxa"/>
            <w:tcBorders>
              <w:top w:val="nil"/>
              <w:left w:val="nil"/>
              <w:bottom w:val="single" w:sz="4" w:space="0" w:color="70AD47"/>
              <w:right w:val="single" w:sz="4" w:space="0" w:color="70AD47"/>
            </w:tcBorders>
            <w:shd w:val="clear" w:color="000000" w:fill="FFFFFF"/>
            <w:vAlign w:val="center"/>
            <w:hideMark/>
          </w:tcPr>
          <w:p w14:paraId="11AD3FF5" w14:textId="77777777" w:rsidR="00013E7D" w:rsidRPr="00D60902" w:rsidRDefault="00013E7D" w:rsidP="00013E7D">
            <w:pPr>
              <w:jc w:val="center"/>
              <w:rPr>
                <w:rFonts w:cstheme="minorHAnsi"/>
                <w:color w:val="000000"/>
                <w:sz w:val="13"/>
                <w:szCs w:val="13"/>
                <w:lang w:val="en-GB"/>
                <w:rPrChange w:id="761" w:author="Armando Rocca" w:date="2022-01-31T13:32:00Z">
                  <w:rPr>
                    <w:rFonts w:cstheme="minorHAnsi"/>
                    <w:color w:val="000000"/>
                    <w:sz w:val="13"/>
                    <w:szCs w:val="13"/>
                  </w:rPr>
                </w:rPrChange>
              </w:rPr>
            </w:pPr>
            <w:r w:rsidRPr="00D60902">
              <w:rPr>
                <w:rFonts w:cstheme="minorHAnsi"/>
                <w:color w:val="000000"/>
                <w:sz w:val="13"/>
                <w:szCs w:val="13"/>
                <w:lang w:val="en-GB"/>
                <w:rPrChange w:id="762" w:author="Armando Rocca" w:date="2022-01-31T13:32:00Z">
                  <w:rPr>
                    <w:rFonts w:cstheme="minorHAnsi"/>
                    <w:color w:val="000000"/>
                    <w:sz w:val="13"/>
                    <w:szCs w:val="13"/>
                  </w:rPr>
                </w:rPrChange>
              </w:rPr>
              <w:t>25/01/2022</w:t>
            </w:r>
          </w:p>
        </w:tc>
        <w:tc>
          <w:tcPr>
            <w:tcW w:w="582" w:type="dxa"/>
            <w:tcBorders>
              <w:top w:val="nil"/>
              <w:left w:val="nil"/>
              <w:bottom w:val="single" w:sz="4" w:space="0" w:color="70AD47"/>
              <w:right w:val="single" w:sz="4" w:space="0" w:color="70AD47"/>
            </w:tcBorders>
            <w:shd w:val="clear" w:color="000000" w:fill="FFFFFF"/>
            <w:vAlign w:val="center"/>
            <w:hideMark/>
          </w:tcPr>
          <w:p w14:paraId="3E7B6070" w14:textId="77777777" w:rsidR="00013E7D" w:rsidRPr="00D60902" w:rsidRDefault="00013E7D" w:rsidP="00013E7D">
            <w:pPr>
              <w:jc w:val="center"/>
              <w:rPr>
                <w:rFonts w:cstheme="minorHAnsi"/>
                <w:color w:val="000000"/>
                <w:sz w:val="13"/>
                <w:szCs w:val="13"/>
                <w:lang w:val="en-GB"/>
                <w:rPrChange w:id="763" w:author="Armando Rocca" w:date="2022-01-31T13:32:00Z">
                  <w:rPr>
                    <w:rFonts w:cstheme="minorHAnsi"/>
                    <w:color w:val="000000"/>
                    <w:sz w:val="13"/>
                    <w:szCs w:val="13"/>
                  </w:rPr>
                </w:rPrChange>
              </w:rPr>
            </w:pPr>
            <w:r w:rsidRPr="00D60902">
              <w:rPr>
                <w:rFonts w:cstheme="minorHAnsi"/>
                <w:color w:val="000000"/>
                <w:sz w:val="13"/>
                <w:szCs w:val="13"/>
                <w:lang w:val="en-GB"/>
                <w:rPrChange w:id="764" w:author="Armando Rocca" w:date="2022-01-31T13:32:00Z">
                  <w:rPr>
                    <w:rFonts w:cstheme="minorHAnsi"/>
                    <w:color w:val="000000"/>
                    <w:sz w:val="13"/>
                    <w:szCs w:val="13"/>
                  </w:rPr>
                </w:rPrChange>
              </w:rPr>
              <w:t>1</w:t>
            </w:r>
          </w:p>
        </w:tc>
        <w:tc>
          <w:tcPr>
            <w:tcW w:w="664" w:type="dxa"/>
            <w:tcBorders>
              <w:top w:val="nil"/>
              <w:left w:val="nil"/>
              <w:bottom w:val="single" w:sz="4" w:space="0" w:color="70AD47"/>
              <w:right w:val="single" w:sz="4" w:space="0" w:color="70AD47"/>
            </w:tcBorders>
            <w:shd w:val="clear" w:color="000000" w:fill="FFFFFF"/>
            <w:vAlign w:val="center"/>
            <w:hideMark/>
          </w:tcPr>
          <w:p w14:paraId="1E2F78A3" w14:textId="77777777" w:rsidR="00013E7D" w:rsidRPr="00D60902" w:rsidRDefault="00013E7D" w:rsidP="00013E7D">
            <w:pPr>
              <w:jc w:val="center"/>
              <w:rPr>
                <w:rFonts w:cstheme="minorHAnsi"/>
                <w:color w:val="000000"/>
                <w:sz w:val="13"/>
                <w:szCs w:val="13"/>
                <w:lang w:val="en-GB"/>
                <w:rPrChange w:id="765" w:author="Armando Rocca" w:date="2022-01-31T13:32:00Z">
                  <w:rPr>
                    <w:rFonts w:cstheme="minorHAnsi"/>
                    <w:color w:val="000000"/>
                    <w:sz w:val="13"/>
                    <w:szCs w:val="13"/>
                  </w:rPr>
                </w:rPrChange>
              </w:rPr>
            </w:pPr>
            <w:r w:rsidRPr="00D60902">
              <w:rPr>
                <w:rFonts w:cstheme="minorHAnsi"/>
                <w:color w:val="000000"/>
                <w:sz w:val="13"/>
                <w:szCs w:val="13"/>
                <w:lang w:val="en-GB"/>
                <w:rPrChange w:id="766" w:author="Armando Rocca" w:date="2022-01-31T13:32:00Z">
                  <w:rPr>
                    <w:rFonts w:cstheme="minorHAnsi"/>
                    <w:color w:val="000000"/>
                    <w:sz w:val="13"/>
                    <w:szCs w:val="13"/>
                  </w:rPr>
                </w:rPrChange>
              </w:rPr>
              <w:t>10</w:t>
            </w:r>
          </w:p>
        </w:tc>
        <w:tc>
          <w:tcPr>
            <w:tcW w:w="837" w:type="dxa"/>
            <w:tcBorders>
              <w:top w:val="nil"/>
              <w:left w:val="nil"/>
              <w:bottom w:val="single" w:sz="4" w:space="0" w:color="70AD47"/>
              <w:right w:val="single" w:sz="4" w:space="0" w:color="70AD47"/>
            </w:tcBorders>
            <w:shd w:val="clear" w:color="000000" w:fill="FFFFFF"/>
            <w:vAlign w:val="center"/>
            <w:hideMark/>
          </w:tcPr>
          <w:p w14:paraId="1E33D7CA" w14:textId="77777777" w:rsidR="00013E7D" w:rsidRPr="00D60902" w:rsidRDefault="00013E7D" w:rsidP="00013E7D">
            <w:pPr>
              <w:jc w:val="center"/>
              <w:rPr>
                <w:rFonts w:cstheme="minorHAnsi"/>
                <w:color w:val="000000"/>
                <w:sz w:val="13"/>
                <w:szCs w:val="13"/>
                <w:lang w:val="en-GB"/>
                <w:rPrChange w:id="767" w:author="Armando Rocca" w:date="2022-01-31T13:32:00Z">
                  <w:rPr>
                    <w:rFonts w:cstheme="minorHAnsi"/>
                    <w:color w:val="000000"/>
                    <w:sz w:val="13"/>
                    <w:szCs w:val="13"/>
                  </w:rPr>
                </w:rPrChange>
              </w:rPr>
            </w:pPr>
            <w:r w:rsidRPr="00D60902">
              <w:rPr>
                <w:rFonts w:cstheme="minorHAnsi"/>
                <w:color w:val="000000"/>
                <w:sz w:val="13"/>
                <w:szCs w:val="13"/>
                <w:lang w:val="en-GB"/>
                <w:rPrChange w:id="768" w:author="Armando Rocca" w:date="2022-01-31T13:32:00Z">
                  <w:rPr>
                    <w:rFonts w:cstheme="minorHAnsi"/>
                    <w:color w:val="000000"/>
                    <w:sz w:val="13"/>
                    <w:szCs w:val="13"/>
                  </w:rPr>
                </w:rPrChange>
              </w:rPr>
              <w:t>error message sent by SAP WSDL</w:t>
            </w:r>
          </w:p>
        </w:tc>
        <w:tc>
          <w:tcPr>
            <w:tcW w:w="610" w:type="dxa"/>
            <w:tcBorders>
              <w:top w:val="nil"/>
              <w:left w:val="nil"/>
              <w:bottom w:val="single" w:sz="4" w:space="0" w:color="70AD47"/>
              <w:right w:val="single" w:sz="4" w:space="0" w:color="70AD47"/>
            </w:tcBorders>
            <w:shd w:val="clear" w:color="000000" w:fill="FFFFFF"/>
            <w:vAlign w:val="center"/>
            <w:hideMark/>
          </w:tcPr>
          <w:p w14:paraId="45EA1A4D" w14:textId="77777777" w:rsidR="00013E7D" w:rsidRPr="00D60902" w:rsidRDefault="00013E7D" w:rsidP="00013E7D">
            <w:pPr>
              <w:jc w:val="center"/>
              <w:rPr>
                <w:rFonts w:cstheme="minorHAnsi"/>
                <w:color w:val="000000"/>
                <w:sz w:val="13"/>
                <w:szCs w:val="13"/>
                <w:lang w:val="en-GB"/>
                <w:rPrChange w:id="769" w:author="Armando Rocca" w:date="2022-01-31T13:32:00Z">
                  <w:rPr>
                    <w:rFonts w:cstheme="minorHAnsi"/>
                    <w:color w:val="000000"/>
                    <w:sz w:val="13"/>
                    <w:szCs w:val="13"/>
                  </w:rPr>
                </w:rPrChange>
              </w:rPr>
            </w:pPr>
            <w:r w:rsidRPr="00D60902">
              <w:rPr>
                <w:rFonts w:cstheme="minorHAnsi"/>
                <w:color w:val="000000"/>
                <w:sz w:val="13"/>
                <w:szCs w:val="13"/>
                <w:lang w:val="en-GB"/>
                <w:rPrChange w:id="770" w:author="Armando Rocca" w:date="2022-01-31T13:32:00Z">
                  <w:rPr>
                    <w:rFonts w:cstheme="minorHAnsi"/>
                    <w:color w:val="000000"/>
                    <w:sz w:val="13"/>
                    <w:szCs w:val="13"/>
                  </w:rPr>
                </w:rPrChange>
              </w:rPr>
              <w:t>C0001</w:t>
            </w:r>
          </w:p>
        </w:tc>
        <w:tc>
          <w:tcPr>
            <w:tcW w:w="459" w:type="dxa"/>
            <w:tcBorders>
              <w:top w:val="nil"/>
              <w:left w:val="nil"/>
              <w:bottom w:val="single" w:sz="4" w:space="0" w:color="70AD47"/>
              <w:right w:val="single" w:sz="4" w:space="0" w:color="70AD47"/>
            </w:tcBorders>
            <w:shd w:val="clear" w:color="000000" w:fill="FFFFFF"/>
            <w:vAlign w:val="center"/>
            <w:hideMark/>
          </w:tcPr>
          <w:p w14:paraId="40FFE579" w14:textId="77777777" w:rsidR="00013E7D" w:rsidRPr="00D60902" w:rsidRDefault="00013E7D" w:rsidP="00013E7D">
            <w:pPr>
              <w:jc w:val="center"/>
              <w:rPr>
                <w:rFonts w:cstheme="minorHAnsi"/>
                <w:color w:val="000000"/>
                <w:sz w:val="13"/>
                <w:szCs w:val="13"/>
                <w:lang w:val="en-GB"/>
                <w:rPrChange w:id="771" w:author="Armando Rocca" w:date="2022-01-31T13:32:00Z">
                  <w:rPr>
                    <w:rFonts w:cstheme="minorHAnsi"/>
                    <w:color w:val="000000"/>
                    <w:sz w:val="13"/>
                    <w:szCs w:val="13"/>
                  </w:rPr>
                </w:rPrChange>
              </w:rPr>
            </w:pPr>
            <w:r w:rsidRPr="00D60902">
              <w:rPr>
                <w:rFonts w:cstheme="minorHAnsi"/>
                <w:color w:val="000000"/>
                <w:sz w:val="13"/>
                <w:szCs w:val="13"/>
                <w:lang w:val="en-GB"/>
                <w:rPrChange w:id="772" w:author="Armando Rocca" w:date="2022-01-31T13:32:00Z">
                  <w:rPr>
                    <w:rFonts w:cstheme="minorHAnsi"/>
                    <w:color w:val="000000"/>
                    <w:sz w:val="13"/>
                    <w:szCs w:val="13"/>
                  </w:rPr>
                </w:rPrChange>
              </w:rPr>
              <w:t>title</w:t>
            </w:r>
          </w:p>
        </w:tc>
        <w:tc>
          <w:tcPr>
            <w:tcW w:w="531" w:type="dxa"/>
            <w:tcBorders>
              <w:top w:val="nil"/>
              <w:left w:val="nil"/>
              <w:bottom w:val="single" w:sz="4" w:space="0" w:color="70AD47"/>
              <w:right w:val="single" w:sz="4" w:space="0" w:color="70AD47"/>
            </w:tcBorders>
            <w:shd w:val="clear" w:color="000000" w:fill="FFFFFF"/>
            <w:vAlign w:val="center"/>
            <w:hideMark/>
          </w:tcPr>
          <w:p w14:paraId="34132335" w14:textId="77777777" w:rsidR="00013E7D" w:rsidRPr="00D60902" w:rsidRDefault="00013E7D" w:rsidP="00013E7D">
            <w:pPr>
              <w:jc w:val="center"/>
              <w:rPr>
                <w:rFonts w:cstheme="minorHAnsi"/>
                <w:color w:val="000000"/>
                <w:sz w:val="13"/>
                <w:szCs w:val="13"/>
                <w:lang w:val="en-GB"/>
                <w:rPrChange w:id="773" w:author="Armando Rocca" w:date="2022-01-31T13:32:00Z">
                  <w:rPr>
                    <w:rFonts w:cstheme="minorHAnsi"/>
                    <w:color w:val="000000"/>
                    <w:sz w:val="13"/>
                    <w:szCs w:val="13"/>
                  </w:rPr>
                </w:rPrChange>
              </w:rPr>
            </w:pPr>
            <w:r w:rsidRPr="00D60902">
              <w:rPr>
                <w:rFonts w:cstheme="minorHAnsi"/>
                <w:color w:val="000000"/>
                <w:sz w:val="13"/>
                <w:szCs w:val="13"/>
                <w:lang w:val="en-GB"/>
                <w:rPrChange w:id="774" w:author="Armando Rocca" w:date="2022-01-31T13:32:00Z">
                  <w:rPr>
                    <w:rFonts w:cstheme="minorHAnsi"/>
                    <w:color w:val="000000"/>
                    <w:sz w:val="13"/>
                    <w:szCs w:val="13"/>
                  </w:rPr>
                </w:rPrChange>
              </w:rPr>
              <w:t>C01</w:t>
            </w:r>
          </w:p>
        </w:tc>
        <w:tc>
          <w:tcPr>
            <w:tcW w:w="506" w:type="dxa"/>
            <w:tcBorders>
              <w:top w:val="nil"/>
              <w:left w:val="nil"/>
              <w:bottom w:val="single" w:sz="4" w:space="0" w:color="70AD47"/>
              <w:right w:val="single" w:sz="4" w:space="0" w:color="70AD47"/>
            </w:tcBorders>
            <w:shd w:val="clear" w:color="000000" w:fill="FFFFFF"/>
            <w:vAlign w:val="center"/>
            <w:hideMark/>
          </w:tcPr>
          <w:p w14:paraId="5D3A7055" w14:textId="77777777" w:rsidR="00013E7D" w:rsidRPr="00D60902" w:rsidRDefault="00013E7D" w:rsidP="00013E7D">
            <w:pPr>
              <w:jc w:val="center"/>
              <w:rPr>
                <w:rFonts w:cstheme="minorHAnsi"/>
                <w:color w:val="000000"/>
                <w:sz w:val="13"/>
                <w:szCs w:val="13"/>
                <w:lang w:val="en-GB"/>
                <w:rPrChange w:id="775" w:author="Armando Rocca" w:date="2022-01-31T13:32:00Z">
                  <w:rPr>
                    <w:rFonts w:cstheme="minorHAnsi"/>
                    <w:color w:val="000000"/>
                    <w:sz w:val="13"/>
                    <w:szCs w:val="13"/>
                  </w:rPr>
                </w:rPrChange>
              </w:rPr>
            </w:pPr>
            <w:r w:rsidRPr="00D60902">
              <w:rPr>
                <w:rFonts w:cstheme="minorHAnsi"/>
                <w:color w:val="000000"/>
                <w:sz w:val="13"/>
                <w:szCs w:val="13"/>
                <w:lang w:val="en-GB"/>
                <w:rPrChange w:id="776" w:author="Armando Rocca" w:date="2022-01-31T13:32:00Z">
                  <w:rPr>
                    <w:rFonts w:cstheme="minorHAnsi"/>
                    <w:color w:val="000000"/>
                    <w:sz w:val="13"/>
                    <w:szCs w:val="13"/>
                  </w:rPr>
                </w:rPrChange>
              </w:rPr>
              <w:t>NULL</w:t>
            </w:r>
          </w:p>
        </w:tc>
        <w:tc>
          <w:tcPr>
            <w:tcW w:w="610" w:type="dxa"/>
            <w:tcBorders>
              <w:top w:val="nil"/>
              <w:left w:val="nil"/>
              <w:bottom w:val="single" w:sz="4" w:space="0" w:color="70AD47"/>
              <w:right w:val="single" w:sz="4" w:space="0" w:color="70AD47"/>
            </w:tcBorders>
            <w:shd w:val="clear" w:color="000000" w:fill="FFFFFF"/>
            <w:vAlign w:val="center"/>
            <w:hideMark/>
          </w:tcPr>
          <w:p w14:paraId="25F4630B" w14:textId="77777777" w:rsidR="00013E7D" w:rsidRPr="00D60902" w:rsidRDefault="00013E7D" w:rsidP="00013E7D">
            <w:pPr>
              <w:jc w:val="center"/>
              <w:rPr>
                <w:rFonts w:cstheme="minorHAnsi"/>
                <w:color w:val="000000"/>
                <w:sz w:val="13"/>
                <w:szCs w:val="13"/>
                <w:lang w:val="en-GB"/>
                <w:rPrChange w:id="777" w:author="Armando Rocca" w:date="2022-01-31T13:32:00Z">
                  <w:rPr>
                    <w:rFonts w:cstheme="minorHAnsi"/>
                    <w:color w:val="000000"/>
                    <w:sz w:val="13"/>
                    <w:szCs w:val="13"/>
                  </w:rPr>
                </w:rPrChange>
              </w:rPr>
            </w:pPr>
            <w:r w:rsidRPr="00D60902">
              <w:rPr>
                <w:rFonts w:cstheme="minorHAnsi"/>
                <w:color w:val="000000"/>
                <w:sz w:val="13"/>
                <w:szCs w:val="13"/>
                <w:lang w:val="en-GB"/>
                <w:rPrChange w:id="778" w:author="Armando Rocca" w:date="2022-01-31T13:32:00Z">
                  <w:rPr>
                    <w:rFonts w:cstheme="minorHAnsi"/>
                    <w:color w:val="000000"/>
                    <w:sz w:val="13"/>
                    <w:szCs w:val="13"/>
                  </w:rPr>
                </w:rPrChange>
              </w:rPr>
              <w:t>T1</w:t>
            </w:r>
          </w:p>
        </w:tc>
        <w:tc>
          <w:tcPr>
            <w:tcW w:w="756" w:type="dxa"/>
            <w:tcBorders>
              <w:top w:val="nil"/>
              <w:left w:val="nil"/>
              <w:bottom w:val="single" w:sz="4" w:space="0" w:color="70AD47"/>
              <w:right w:val="single" w:sz="4" w:space="0" w:color="70AD47"/>
            </w:tcBorders>
            <w:shd w:val="clear" w:color="000000" w:fill="FFFFFF"/>
            <w:vAlign w:val="center"/>
            <w:hideMark/>
          </w:tcPr>
          <w:p w14:paraId="2B8861A2" w14:textId="77777777" w:rsidR="00013E7D" w:rsidRPr="00D60902" w:rsidRDefault="00013E7D" w:rsidP="00013E7D">
            <w:pPr>
              <w:jc w:val="center"/>
              <w:rPr>
                <w:rFonts w:cstheme="minorHAnsi"/>
                <w:color w:val="000000"/>
                <w:sz w:val="13"/>
                <w:szCs w:val="13"/>
                <w:lang w:val="en-GB"/>
                <w:rPrChange w:id="779" w:author="Armando Rocca" w:date="2022-01-31T13:32:00Z">
                  <w:rPr>
                    <w:rFonts w:cstheme="minorHAnsi"/>
                    <w:color w:val="000000"/>
                    <w:sz w:val="13"/>
                    <w:szCs w:val="13"/>
                  </w:rPr>
                </w:rPrChange>
              </w:rPr>
            </w:pPr>
            <w:r w:rsidRPr="00D60902">
              <w:rPr>
                <w:rFonts w:cstheme="minorHAnsi"/>
                <w:color w:val="000000"/>
                <w:sz w:val="13"/>
                <w:szCs w:val="13"/>
                <w:lang w:val="en-GB"/>
                <w:rPrChange w:id="780" w:author="Armando Rocca" w:date="2022-01-31T13:32:00Z">
                  <w:rPr>
                    <w:rFonts w:cstheme="minorHAnsi"/>
                    <w:color w:val="000000"/>
                    <w:sz w:val="13"/>
                    <w:szCs w:val="13"/>
                  </w:rPr>
                </w:rPrChange>
              </w:rPr>
              <w:t>T1</w:t>
            </w:r>
          </w:p>
        </w:tc>
        <w:tc>
          <w:tcPr>
            <w:tcW w:w="874" w:type="dxa"/>
            <w:tcBorders>
              <w:top w:val="nil"/>
              <w:left w:val="nil"/>
              <w:bottom w:val="single" w:sz="4" w:space="0" w:color="70AD47"/>
              <w:right w:val="single" w:sz="4" w:space="0" w:color="70AD47"/>
            </w:tcBorders>
            <w:shd w:val="clear" w:color="000000" w:fill="FFFFFF"/>
            <w:vAlign w:val="center"/>
            <w:hideMark/>
          </w:tcPr>
          <w:p w14:paraId="2A164604" w14:textId="77777777" w:rsidR="00013E7D" w:rsidRPr="00D60902" w:rsidRDefault="00013E7D" w:rsidP="00013E7D">
            <w:pPr>
              <w:jc w:val="center"/>
              <w:rPr>
                <w:rFonts w:cstheme="minorHAnsi"/>
                <w:color w:val="000000"/>
                <w:sz w:val="13"/>
                <w:szCs w:val="13"/>
                <w:lang w:val="en-GB"/>
                <w:rPrChange w:id="781" w:author="Armando Rocca" w:date="2022-01-31T13:32:00Z">
                  <w:rPr>
                    <w:rFonts w:cstheme="minorHAnsi"/>
                    <w:color w:val="000000"/>
                    <w:sz w:val="13"/>
                    <w:szCs w:val="13"/>
                  </w:rPr>
                </w:rPrChange>
              </w:rPr>
            </w:pPr>
            <w:r w:rsidRPr="00D60902">
              <w:rPr>
                <w:rFonts w:cstheme="minorHAnsi"/>
                <w:color w:val="000000"/>
                <w:sz w:val="13"/>
                <w:szCs w:val="13"/>
                <w:lang w:val="en-GB"/>
                <w:rPrChange w:id="782" w:author="Armando Rocca" w:date="2022-01-31T13:32:00Z">
                  <w:rPr>
                    <w:rFonts w:cstheme="minorHAnsi"/>
                    <w:color w:val="000000"/>
                    <w:sz w:val="13"/>
                    <w:szCs w:val="13"/>
                  </w:rPr>
                </w:rPrChange>
              </w:rPr>
              <w:t>01/01/2022</w:t>
            </w:r>
          </w:p>
        </w:tc>
        <w:tc>
          <w:tcPr>
            <w:tcW w:w="874" w:type="dxa"/>
            <w:tcBorders>
              <w:top w:val="nil"/>
              <w:left w:val="nil"/>
              <w:bottom w:val="single" w:sz="4" w:space="0" w:color="70AD47"/>
              <w:right w:val="single" w:sz="4" w:space="0" w:color="70AD47"/>
            </w:tcBorders>
            <w:shd w:val="clear" w:color="000000" w:fill="FFFFFF"/>
            <w:vAlign w:val="center"/>
            <w:hideMark/>
          </w:tcPr>
          <w:p w14:paraId="3388C9D7" w14:textId="77777777" w:rsidR="00013E7D" w:rsidRPr="00D60902" w:rsidRDefault="00013E7D" w:rsidP="00013E7D">
            <w:pPr>
              <w:jc w:val="center"/>
              <w:rPr>
                <w:rFonts w:cstheme="minorHAnsi"/>
                <w:color w:val="000000"/>
                <w:sz w:val="13"/>
                <w:szCs w:val="13"/>
                <w:lang w:val="en-GB"/>
                <w:rPrChange w:id="783" w:author="Armando Rocca" w:date="2022-01-31T13:32:00Z">
                  <w:rPr>
                    <w:rFonts w:cstheme="minorHAnsi"/>
                    <w:color w:val="000000"/>
                    <w:sz w:val="13"/>
                    <w:szCs w:val="13"/>
                  </w:rPr>
                </w:rPrChange>
              </w:rPr>
            </w:pPr>
            <w:r w:rsidRPr="00D60902">
              <w:rPr>
                <w:rFonts w:cstheme="minorHAnsi"/>
                <w:color w:val="000000"/>
                <w:sz w:val="13"/>
                <w:szCs w:val="13"/>
                <w:lang w:val="en-GB"/>
                <w:rPrChange w:id="784" w:author="Armando Rocca" w:date="2022-01-31T13:32:00Z">
                  <w:rPr>
                    <w:rFonts w:cstheme="minorHAnsi"/>
                    <w:color w:val="000000"/>
                    <w:sz w:val="13"/>
                    <w:szCs w:val="13"/>
                  </w:rPr>
                </w:rPrChange>
              </w:rPr>
              <w:t>31/12/2022</w:t>
            </w:r>
          </w:p>
        </w:tc>
        <w:tc>
          <w:tcPr>
            <w:tcW w:w="488" w:type="dxa"/>
            <w:tcBorders>
              <w:top w:val="nil"/>
              <w:left w:val="nil"/>
              <w:bottom w:val="single" w:sz="4" w:space="0" w:color="70AD47"/>
              <w:right w:val="single" w:sz="4" w:space="0" w:color="70AD47"/>
            </w:tcBorders>
            <w:shd w:val="clear" w:color="000000" w:fill="FFFFFF"/>
            <w:vAlign w:val="center"/>
            <w:hideMark/>
          </w:tcPr>
          <w:p w14:paraId="21B41466" w14:textId="77777777" w:rsidR="00013E7D" w:rsidRPr="00D60902" w:rsidRDefault="00013E7D" w:rsidP="00013E7D">
            <w:pPr>
              <w:jc w:val="center"/>
              <w:rPr>
                <w:rFonts w:cstheme="minorHAnsi"/>
                <w:color w:val="000000"/>
                <w:sz w:val="13"/>
                <w:szCs w:val="13"/>
                <w:lang w:val="en-GB"/>
                <w:rPrChange w:id="785" w:author="Armando Rocca" w:date="2022-01-31T13:32:00Z">
                  <w:rPr>
                    <w:rFonts w:cstheme="minorHAnsi"/>
                    <w:color w:val="000000"/>
                    <w:sz w:val="13"/>
                    <w:szCs w:val="13"/>
                  </w:rPr>
                </w:rPrChange>
              </w:rPr>
            </w:pPr>
            <w:r w:rsidRPr="00D60902">
              <w:rPr>
                <w:rFonts w:cstheme="minorHAnsi"/>
                <w:color w:val="000000"/>
                <w:sz w:val="13"/>
                <w:szCs w:val="13"/>
                <w:lang w:val="en-GB"/>
                <w:rPrChange w:id="786" w:author="Armando Rocca" w:date="2022-01-31T13:32:00Z">
                  <w:rPr>
                    <w:rFonts w:cstheme="minorHAnsi"/>
                    <w:color w:val="000000"/>
                    <w:sz w:val="13"/>
                    <w:szCs w:val="13"/>
                  </w:rPr>
                </w:rPrChange>
              </w:rPr>
              <w:t>x</w:t>
            </w:r>
          </w:p>
        </w:tc>
        <w:tc>
          <w:tcPr>
            <w:tcW w:w="504" w:type="dxa"/>
            <w:tcBorders>
              <w:top w:val="nil"/>
              <w:left w:val="nil"/>
              <w:bottom w:val="single" w:sz="4" w:space="0" w:color="70AD47"/>
              <w:right w:val="single" w:sz="4" w:space="0" w:color="70AD47"/>
            </w:tcBorders>
            <w:shd w:val="clear" w:color="000000" w:fill="FFFFFF"/>
            <w:vAlign w:val="center"/>
            <w:hideMark/>
          </w:tcPr>
          <w:p w14:paraId="147F57FC" w14:textId="77777777" w:rsidR="00013E7D" w:rsidRPr="00D60902" w:rsidRDefault="00013E7D" w:rsidP="00013E7D">
            <w:pPr>
              <w:jc w:val="center"/>
              <w:rPr>
                <w:rFonts w:cstheme="minorHAnsi"/>
                <w:color w:val="000000"/>
                <w:sz w:val="13"/>
                <w:szCs w:val="13"/>
                <w:lang w:val="en-GB"/>
                <w:rPrChange w:id="787" w:author="Armando Rocca" w:date="2022-01-31T13:32:00Z">
                  <w:rPr>
                    <w:rFonts w:cstheme="minorHAnsi"/>
                    <w:color w:val="000000"/>
                    <w:sz w:val="13"/>
                    <w:szCs w:val="13"/>
                  </w:rPr>
                </w:rPrChange>
              </w:rPr>
            </w:pPr>
            <w:r w:rsidRPr="00D60902">
              <w:rPr>
                <w:rFonts w:cstheme="minorHAnsi"/>
                <w:color w:val="000000"/>
                <w:sz w:val="13"/>
                <w:szCs w:val="13"/>
                <w:lang w:val="en-GB"/>
                <w:rPrChange w:id="788" w:author="Armando Rocca" w:date="2022-01-31T13:32:00Z">
                  <w:rPr>
                    <w:rFonts w:cstheme="minorHAnsi"/>
                    <w:color w:val="000000"/>
                    <w:sz w:val="13"/>
                    <w:szCs w:val="13"/>
                  </w:rPr>
                </w:rPrChange>
              </w:rPr>
              <w:t>x</w:t>
            </w:r>
          </w:p>
        </w:tc>
        <w:tc>
          <w:tcPr>
            <w:tcW w:w="440" w:type="dxa"/>
            <w:tcBorders>
              <w:top w:val="nil"/>
              <w:left w:val="nil"/>
              <w:bottom w:val="single" w:sz="4" w:space="0" w:color="70AD47"/>
              <w:right w:val="single" w:sz="4" w:space="0" w:color="70AD47"/>
            </w:tcBorders>
            <w:shd w:val="clear" w:color="000000" w:fill="FFFFFF"/>
            <w:vAlign w:val="center"/>
            <w:hideMark/>
          </w:tcPr>
          <w:p w14:paraId="745F2A99" w14:textId="77777777" w:rsidR="00013E7D" w:rsidRPr="00D60902" w:rsidRDefault="00013E7D" w:rsidP="00013E7D">
            <w:pPr>
              <w:jc w:val="center"/>
              <w:rPr>
                <w:rFonts w:cstheme="minorHAnsi"/>
                <w:color w:val="000000"/>
                <w:sz w:val="13"/>
                <w:szCs w:val="13"/>
                <w:lang w:val="en-GB"/>
                <w:rPrChange w:id="789" w:author="Armando Rocca" w:date="2022-01-31T13:32:00Z">
                  <w:rPr>
                    <w:rFonts w:cstheme="minorHAnsi"/>
                    <w:color w:val="000000"/>
                    <w:sz w:val="13"/>
                    <w:szCs w:val="13"/>
                  </w:rPr>
                </w:rPrChange>
              </w:rPr>
            </w:pPr>
            <w:r w:rsidRPr="00D60902">
              <w:rPr>
                <w:rFonts w:cstheme="minorHAnsi"/>
                <w:color w:val="000000"/>
                <w:sz w:val="13"/>
                <w:szCs w:val="13"/>
                <w:lang w:val="en-GB"/>
                <w:rPrChange w:id="790" w:author="Armando Rocca" w:date="2022-01-31T13:32:00Z">
                  <w:rPr>
                    <w:rFonts w:cstheme="minorHAnsi"/>
                    <w:color w:val="000000"/>
                    <w:sz w:val="13"/>
                    <w:szCs w:val="13"/>
                  </w:rPr>
                </w:rPrChange>
              </w:rPr>
              <w:t>x</w:t>
            </w:r>
          </w:p>
        </w:tc>
        <w:tc>
          <w:tcPr>
            <w:tcW w:w="493" w:type="dxa"/>
            <w:tcBorders>
              <w:top w:val="nil"/>
              <w:left w:val="nil"/>
              <w:bottom w:val="single" w:sz="4" w:space="0" w:color="70AD47"/>
              <w:right w:val="single" w:sz="4" w:space="0" w:color="70AD47"/>
            </w:tcBorders>
            <w:shd w:val="clear" w:color="000000" w:fill="FFFFFF"/>
            <w:vAlign w:val="center"/>
            <w:hideMark/>
          </w:tcPr>
          <w:p w14:paraId="01F21770" w14:textId="77777777" w:rsidR="00013E7D" w:rsidRPr="00D60902" w:rsidRDefault="00013E7D" w:rsidP="00013E7D">
            <w:pPr>
              <w:jc w:val="center"/>
              <w:rPr>
                <w:rFonts w:cstheme="minorHAnsi"/>
                <w:color w:val="000000"/>
                <w:sz w:val="13"/>
                <w:szCs w:val="13"/>
                <w:lang w:val="en-GB"/>
                <w:rPrChange w:id="791" w:author="Armando Rocca" w:date="2022-01-31T13:32:00Z">
                  <w:rPr>
                    <w:rFonts w:cstheme="minorHAnsi"/>
                    <w:color w:val="000000"/>
                    <w:sz w:val="13"/>
                    <w:szCs w:val="13"/>
                  </w:rPr>
                </w:rPrChange>
              </w:rPr>
            </w:pPr>
            <w:r w:rsidRPr="00D60902">
              <w:rPr>
                <w:rFonts w:cstheme="minorHAnsi"/>
                <w:color w:val="000000"/>
                <w:sz w:val="13"/>
                <w:szCs w:val="13"/>
                <w:lang w:val="en-GB"/>
                <w:rPrChange w:id="792" w:author="Armando Rocca" w:date="2022-01-31T13:32:00Z">
                  <w:rPr>
                    <w:rFonts w:cstheme="minorHAnsi"/>
                    <w:color w:val="000000"/>
                    <w:sz w:val="13"/>
                    <w:szCs w:val="13"/>
                  </w:rPr>
                </w:rPrChange>
              </w:rPr>
              <w:t>1234</w:t>
            </w:r>
          </w:p>
        </w:tc>
        <w:tc>
          <w:tcPr>
            <w:tcW w:w="610" w:type="dxa"/>
            <w:tcBorders>
              <w:top w:val="nil"/>
              <w:left w:val="nil"/>
              <w:bottom w:val="single" w:sz="4" w:space="0" w:color="70AD47"/>
              <w:right w:val="single" w:sz="4" w:space="0" w:color="70AD47"/>
            </w:tcBorders>
            <w:shd w:val="clear" w:color="000000" w:fill="FFFFFF"/>
            <w:vAlign w:val="center"/>
            <w:hideMark/>
          </w:tcPr>
          <w:p w14:paraId="3F79CDDF" w14:textId="77777777" w:rsidR="00013E7D" w:rsidRPr="00D60902" w:rsidRDefault="00013E7D" w:rsidP="00013E7D">
            <w:pPr>
              <w:jc w:val="center"/>
              <w:rPr>
                <w:rFonts w:cstheme="minorHAnsi"/>
                <w:color w:val="000000"/>
                <w:sz w:val="13"/>
                <w:szCs w:val="13"/>
                <w:lang w:val="en-GB"/>
                <w:rPrChange w:id="793" w:author="Armando Rocca" w:date="2022-01-31T13:32:00Z">
                  <w:rPr>
                    <w:rFonts w:cstheme="minorHAnsi"/>
                    <w:color w:val="000000"/>
                    <w:sz w:val="13"/>
                    <w:szCs w:val="13"/>
                  </w:rPr>
                </w:rPrChange>
              </w:rPr>
            </w:pPr>
            <w:r w:rsidRPr="00D60902">
              <w:rPr>
                <w:rFonts w:cstheme="minorHAnsi"/>
                <w:color w:val="000000"/>
                <w:sz w:val="13"/>
                <w:szCs w:val="13"/>
                <w:lang w:val="en-GB"/>
                <w:rPrChange w:id="794" w:author="Armando Rocca" w:date="2022-01-31T13:32:00Z">
                  <w:rPr>
                    <w:rFonts w:cstheme="minorHAnsi"/>
                    <w:color w:val="000000"/>
                    <w:sz w:val="13"/>
                    <w:szCs w:val="13"/>
                  </w:rPr>
                </w:rPrChange>
              </w:rPr>
              <w:t>0</w:t>
            </w:r>
          </w:p>
        </w:tc>
      </w:tr>
      <w:tr w:rsidR="00013E7D" w:rsidRPr="00D60902" w14:paraId="6E0CF8FB" w14:textId="77777777" w:rsidTr="00013E7D">
        <w:trPr>
          <w:trHeight w:val="480"/>
        </w:trPr>
        <w:tc>
          <w:tcPr>
            <w:tcW w:w="628" w:type="dxa"/>
            <w:tcBorders>
              <w:top w:val="nil"/>
              <w:left w:val="single" w:sz="4" w:space="0" w:color="70AD47"/>
              <w:bottom w:val="single" w:sz="4" w:space="0" w:color="70AD47"/>
              <w:right w:val="single" w:sz="4" w:space="0" w:color="70AD47"/>
            </w:tcBorders>
            <w:shd w:val="clear" w:color="000000" w:fill="FFFFFF"/>
            <w:vAlign w:val="center"/>
            <w:hideMark/>
          </w:tcPr>
          <w:p w14:paraId="10934B6A" w14:textId="77777777" w:rsidR="00013E7D" w:rsidRPr="00D60902" w:rsidRDefault="00013E7D" w:rsidP="00013E7D">
            <w:pPr>
              <w:jc w:val="center"/>
              <w:rPr>
                <w:rFonts w:cstheme="minorHAnsi"/>
                <w:color w:val="000000"/>
                <w:sz w:val="13"/>
                <w:szCs w:val="13"/>
                <w:lang w:val="en-GB"/>
                <w:rPrChange w:id="795" w:author="Armando Rocca" w:date="2022-01-31T13:32:00Z">
                  <w:rPr>
                    <w:rFonts w:cstheme="minorHAnsi"/>
                    <w:color w:val="000000"/>
                    <w:sz w:val="13"/>
                    <w:szCs w:val="13"/>
                  </w:rPr>
                </w:rPrChange>
              </w:rPr>
            </w:pPr>
            <w:r w:rsidRPr="00D60902">
              <w:rPr>
                <w:rFonts w:cstheme="minorHAnsi"/>
                <w:color w:val="000000"/>
                <w:sz w:val="13"/>
                <w:szCs w:val="13"/>
                <w:highlight w:val="green"/>
                <w:lang w:val="en-GB"/>
                <w:rPrChange w:id="796" w:author="Armando Rocca" w:date="2022-01-31T13:32:00Z">
                  <w:rPr>
                    <w:rFonts w:cstheme="minorHAnsi"/>
                    <w:color w:val="000000"/>
                    <w:sz w:val="13"/>
                    <w:szCs w:val="13"/>
                  </w:rPr>
                </w:rPrChange>
              </w:rPr>
              <w:t>2</w:t>
            </w:r>
          </w:p>
        </w:tc>
        <w:tc>
          <w:tcPr>
            <w:tcW w:w="874" w:type="dxa"/>
            <w:tcBorders>
              <w:top w:val="nil"/>
              <w:left w:val="nil"/>
              <w:bottom w:val="single" w:sz="4" w:space="0" w:color="70AD47"/>
              <w:right w:val="single" w:sz="4" w:space="0" w:color="70AD47"/>
            </w:tcBorders>
            <w:shd w:val="clear" w:color="000000" w:fill="FFFFFF"/>
            <w:vAlign w:val="center"/>
            <w:hideMark/>
          </w:tcPr>
          <w:p w14:paraId="7DC0DE92" w14:textId="77777777" w:rsidR="00013E7D" w:rsidRPr="00D60902" w:rsidRDefault="00013E7D" w:rsidP="00013E7D">
            <w:pPr>
              <w:jc w:val="center"/>
              <w:rPr>
                <w:rFonts w:cstheme="minorHAnsi"/>
                <w:color w:val="000000"/>
                <w:sz w:val="13"/>
                <w:szCs w:val="13"/>
                <w:lang w:val="en-GB"/>
                <w:rPrChange w:id="797" w:author="Armando Rocca" w:date="2022-01-31T13:32:00Z">
                  <w:rPr>
                    <w:rFonts w:cstheme="minorHAnsi"/>
                    <w:color w:val="000000"/>
                    <w:sz w:val="13"/>
                    <w:szCs w:val="13"/>
                  </w:rPr>
                </w:rPrChange>
              </w:rPr>
            </w:pPr>
            <w:r w:rsidRPr="00D60902">
              <w:rPr>
                <w:rFonts w:cstheme="minorHAnsi"/>
                <w:color w:val="000000"/>
                <w:sz w:val="13"/>
                <w:szCs w:val="13"/>
                <w:lang w:val="en-GB"/>
                <w:rPrChange w:id="798" w:author="Armando Rocca" w:date="2022-01-31T13:32:00Z">
                  <w:rPr>
                    <w:rFonts w:cstheme="minorHAnsi"/>
                    <w:color w:val="000000"/>
                    <w:sz w:val="13"/>
                    <w:szCs w:val="13"/>
                  </w:rPr>
                </w:rPrChange>
              </w:rPr>
              <w:t>26/01/2022</w:t>
            </w:r>
          </w:p>
        </w:tc>
        <w:tc>
          <w:tcPr>
            <w:tcW w:w="582" w:type="dxa"/>
            <w:tcBorders>
              <w:top w:val="nil"/>
              <w:left w:val="nil"/>
              <w:bottom w:val="single" w:sz="4" w:space="0" w:color="70AD47"/>
              <w:right w:val="single" w:sz="4" w:space="0" w:color="70AD47"/>
            </w:tcBorders>
            <w:shd w:val="clear" w:color="000000" w:fill="FFFFFF"/>
            <w:vAlign w:val="center"/>
            <w:hideMark/>
          </w:tcPr>
          <w:p w14:paraId="6B2788AA" w14:textId="77777777" w:rsidR="00013E7D" w:rsidRPr="00D60902" w:rsidRDefault="00013E7D" w:rsidP="00013E7D">
            <w:pPr>
              <w:jc w:val="center"/>
              <w:rPr>
                <w:rFonts w:cstheme="minorHAnsi"/>
                <w:color w:val="000000"/>
                <w:sz w:val="13"/>
                <w:szCs w:val="13"/>
                <w:lang w:val="en-GB"/>
                <w:rPrChange w:id="799" w:author="Armando Rocca" w:date="2022-01-31T13:32:00Z">
                  <w:rPr>
                    <w:rFonts w:cstheme="minorHAnsi"/>
                    <w:color w:val="000000"/>
                    <w:sz w:val="13"/>
                    <w:szCs w:val="13"/>
                  </w:rPr>
                </w:rPrChange>
              </w:rPr>
            </w:pPr>
            <w:r w:rsidRPr="00D60902">
              <w:rPr>
                <w:rFonts w:cstheme="minorHAnsi"/>
                <w:color w:val="000000"/>
                <w:sz w:val="13"/>
                <w:szCs w:val="13"/>
                <w:lang w:val="en-GB"/>
                <w:rPrChange w:id="800" w:author="Armando Rocca" w:date="2022-01-31T13:32:00Z">
                  <w:rPr>
                    <w:rFonts w:cstheme="minorHAnsi"/>
                    <w:color w:val="000000"/>
                    <w:sz w:val="13"/>
                    <w:szCs w:val="13"/>
                  </w:rPr>
                </w:rPrChange>
              </w:rPr>
              <w:t>1</w:t>
            </w:r>
          </w:p>
        </w:tc>
        <w:tc>
          <w:tcPr>
            <w:tcW w:w="664" w:type="dxa"/>
            <w:tcBorders>
              <w:top w:val="nil"/>
              <w:left w:val="nil"/>
              <w:bottom w:val="single" w:sz="4" w:space="0" w:color="70AD47"/>
              <w:right w:val="single" w:sz="4" w:space="0" w:color="70AD47"/>
            </w:tcBorders>
            <w:shd w:val="clear" w:color="000000" w:fill="FFFFFF"/>
            <w:vAlign w:val="center"/>
            <w:hideMark/>
          </w:tcPr>
          <w:p w14:paraId="66B2C4E3" w14:textId="77777777" w:rsidR="00013E7D" w:rsidRPr="00D60902" w:rsidRDefault="00013E7D" w:rsidP="00013E7D">
            <w:pPr>
              <w:jc w:val="center"/>
              <w:rPr>
                <w:rFonts w:cstheme="minorHAnsi"/>
                <w:color w:val="000000"/>
                <w:sz w:val="13"/>
                <w:szCs w:val="13"/>
                <w:lang w:val="en-GB"/>
                <w:rPrChange w:id="801" w:author="Armando Rocca" w:date="2022-01-31T13:32:00Z">
                  <w:rPr>
                    <w:rFonts w:cstheme="minorHAnsi"/>
                    <w:color w:val="000000"/>
                    <w:sz w:val="13"/>
                    <w:szCs w:val="13"/>
                  </w:rPr>
                </w:rPrChange>
              </w:rPr>
            </w:pPr>
            <w:r w:rsidRPr="00D60902">
              <w:rPr>
                <w:rFonts w:cstheme="minorHAnsi"/>
                <w:color w:val="000000"/>
                <w:sz w:val="13"/>
                <w:szCs w:val="13"/>
                <w:lang w:val="en-GB"/>
                <w:rPrChange w:id="802" w:author="Armando Rocca" w:date="2022-01-31T13:32:00Z">
                  <w:rPr>
                    <w:rFonts w:cstheme="minorHAnsi"/>
                    <w:color w:val="000000"/>
                    <w:sz w:val="13"/>
                    <w:szCs w:val="13"/>
                  </w:rPr>
                </w:rPrChange>
              </w:rPr>
              <w:t>01</w:t>
            </w:r>
          </w:p>
        </w:tc>
        <w:tc>
          <w:tcPr>
            <w:tcW w:w="837" w:type="dxa"/>
            <w:tcBorders>
              <w:top w:val="nil"/>
              <w:left w:val="nil"/>
              <w:bottom w:val="single" w:sz="4" w:space="0" w:color="70AD47"/>
              <w:right w:val="single" w:sz="4" w:space="0" w:color="70AD47"/>
            </w:tcBorders>
            <w:shd w:val="clear" w:color="000000" w:fill="FFFFFF"/>
            <w:vAlign w:val="center"/>
            <w:hideMark/>
          </w:tcPr>
          <w:p w14:paraId="73381E4A" w14:textId="77777777" w:rsidR="00013E7D" w:rsidRPr="00D60902" w:rsidRDefault="00013E7D" w:rsidP="00013E7D">
            <w:pPr>
              <w:jc w:val="center"/>
              <w:rPr>
                <w:rFonts w:cstheme="minorHAnsi"/>
                <w:color w:val="000000"/>
                <w:sz w:val="13"/>
                <w:szCs w:val="13"/>
                <w:lang w:val="en-GB"/>
                <w:rPrChange w:id="803" w:author="Armando Rocca" w:date="2022-01-31T13:32:00Z">
                  <w:rPr>
                    <w:rFonts w:cstheme="minorHAnsi"/>
                    <w:color w:val="000000"/>
                    <w:sz w:val="13"/>
                    <w:szCs w:val="13"/>
                  </w:rPr>
                </w:rPrChange>
              </w:rPr>
            </w:pPr>
            <w:r w:rsidRPr="00D60902">
              <w:rPr>
                <w:rFonts w:cstheme="minorHAnsi"/>
                <w:color w:val="000000"/>
                <w:sz w:val="13"/>
                <w:szCs w:val="13"/>
                <w:lang w:val="en-GB"/>
                <w:rPrChange w:id="804" w:author="Armando Rocca" w:date="2022-01-31T13:32:00Z">
                  <w:rPr>
                    <w:rFonts w:cstheme="minorHAnsi"/>
                    <w:color w:val="000000"/>
                    <w:sz w:val="13"/>
                    <w:szCs w:val="13"/>
                  </w:rPr>
                </w:rPrChange>
              </w:rPr>
              <w:t xml:space="preserve">Sent </w:t>
            </w:r>
            <w:proofErr w:type="spellStart"/>
            <w:r w:rsidRPr="00D60902">
              <w:rPr>
                <w:rFonts w:cstheme="minorHAnsi"/>
                <w:color w:val="000000"/>
                <w:sz w:val="13"/>
                <w:szCs w:val="13"/>
                <w:lang w:val="en-GB"/>
                <w:rPrChange w:id="805" w:author="Armando Rocca" w:date="2022-01-31T13:32:00Z">
                  <w:rPr>
                    <w:rFonts w:cstheme="minorHAnsi"/>
                    <w:color w:val="000000"/>
                    <w:sz w:val="13"/>
                    <w:szCs w:val="13"/>
                  </w:rPr>
                </w:rPrChange>
              </w:rPr>
              <w:t>succefully</w:t>
            </w:r>
            <w:proofErr w:type="spellEnd"/>
          </w:p>
        </w:tc>
        <w:tc>
          <w:tcPr>
            <w:tcW w:w="610" w:type="dxa"/>
            <w:tcBorders>
              <w:top w:val="nil"/>
              <w:left w:val="nil"/>
              <w:bottom w:val="single" w:sz="4" w:space="0" w:color="70AD47"/>
              <w:right w:val="single" w:sz="4" w:space="0" w:color="70AD47"/>
            </w:tcBorders>
            <w:shd w:val="clear" w:color="000000" w:fill="FFFFFF"/>
            <w:vAlign w:val="center"/>
            <w:hideMark/>
          </w:tcPr>
          <w:p w14:paraId="4AEEF751" w14:textId="77777777" w:rsidR="00013E7D" w:rsidRPr="00D60902" w:rsidRDefault="00013E7D" w:rsidP="00013E7D">
            <w:pPr>
              <w:jc w:val="center"/>
              <w:rPr>
                <w:rFonts w:cstheme="minorHAnsi"/>
                <w:color w:val="000000"/>
                <w:sz w:val="13"/>
                <w:szCs w:val="13"/>
                <w:lang w:val="en-GB"/>
                <w:rPrChange w:id="806" w:author="Armando Rocca" w:date="2022-01-31T13:32:00Z">
                  <w:rPr>
                    <w:rFonts w:cstheme="minorHAnsi"/>
                    <w:color w:val="000000"/>
                    <w:sz w:val="13"/>
                    <w:szCs w:val="13"/>
                  </w:rPr>
                </w:rPrChange>
              </w:rPr>
            </w:pPr>
            <w:r w:rsidRPr="00D60902">
              <w:rPr>
                <w:rFonts w:cstheme="minorHAnsi"/>
                <w:color w:val="000000"/>
                <w:sz w:val="13"/>
                <w:szCs w:val="13"/>
                <w:lang w:val="en-GB"/>
                <w:rPrChange w:id="807" w:author="Armando Rocca" w:date="2022-01-31T13:32:00Z">
                  <w:rPr>
                    <w:rFonts w:cstheme="minorHAnsi"/>
                    <w:color w:val="000000"/>
                    <w:sz w:val="13"/>
                    <w:szCs w:val="13"/>
                  </w:rPr>
                </w:rPrChange>
              </w:rPr>
              <w:t>C0001</w:t>
            </w:r>
          </w:p>
        </w:tc>
        <w:tc>
          <w:tcPr>
            <w:tcW w:w="459" w:type="dxa"/>
            <w:tcBorders>
              <w:top w:val="nil"/>
              <w:left w:val="nil"/>
              <w:bottom w:val="single" w:sz="4" w:space="0" w:color="70AD47"/>
              <w:right w:val="single" w:sz="4" w:space="0" w:color="70AD47"/>
            </w:tcBorders>
            <w:shd w:val="clear" w:color="000000" w:fill="FFFFFF"/>
            <w:vAlign w:val="center"/>
            <w:hideMark/>
          </w:tcPr>
          <w:p w14:paraId="4C92B0C6" w14:textId="77777777" w:rsidR="00013E7D" w:rsidRPr="00D60902" w:rsidRDefault="00013E7D" w:rsidP="00013E7D">
            <w:pPr>
              <w:jc w:val="center"/>
              <w:rPr>
                <w:rFonts w:cstheme="minorHAnsi"/>
                <w:color w:val="000000"/>
                <w:sz w:val="13"/>
                <w:szCs w:val="13"/>
                <w:lang w:val="en-GB"/>
                <w:rPrChange w:id="808" w:author="Armando Rocca" w:date="2022-01-31T13:32:00Z">
                  <w:rPr>
                    <w:rFonts w:cstheme="minorHAnsi"/>
                    <w:color w:val="000000"/>
                    <w:sz w:val="13"/>
                    <w:szCs w:val="13"/>
                  </w:rPr>
                </w:rPrChange>
              </w:rPr>
            </w:pPr>
            <w:r w:rsidRPr="00D60902">
              <w:rPr>
                <w:rFonts w:cstheme="minorHAnsi"/>
                <w:color w:val="000000"/>
                <w:sz w:val="13"/>
                <w:szCs w:val="13"/>
                <w:lang w:val="en-GB"/>
                <w:rPrChange w:id="809" w:author="Armando Rocca" w:date="2022-01-31T13:32:00Z">
                  <w:rPr>
                    <w:rFonts w:cstheme="minorHAnsi"/>
                    <w:color w:val="000000"/>
                    <w:sz w:val="13"/>
                    <w:szCs w:val="13"/>
                  </w:rPr>
                </w:rPrChange>
              </w:rPr>
              <w:t>title</w:t>
            </w:r>
          </w:p>
        </w:tc>
        <w:tc>
          <w:tcPr>
            <w:tcW w:w="531" w:type="dxa"/>
            <w:tcBorders>
              <w:top w:val="nil"/>
              <w:left w:val="nil"/>
              <w:bottom w:val="single" w:sz="4" w:space="0" w:color="70AD47"/>
              <w:right w:val="single" w:sz="4" w:space="0" w:color="70AD47"/>
            </w:tcBorders>
            <w:shd w:val="clear" w:color="000000" w:fill="FFFFFF"/>
            <w:vAlign w:val="center"/>
            <w:hideMark/>
          </w:tcPr>
          <w:p w14:paraId="3294674F" w14:textId="77777777" w:rsidR="00013E7D" w:rsidRPr="00D60902" w:rsidRDefault="00013E7D" w:rsidP="00013E7D">
            <w:pPr>
              <w:jc w:val="center"/>
              <w:rPr>
                <w:rFonts w:cstheme="minorHAnsi"/>
                <w:color w:val="000000"/>
                <w:sz w:val="13"/>
                <w:szCs w:val="13"/>
                <w:lang w:val="en-GB"/>
                <w:rPrChange w:id="810" w:author="Armando Rocca" w:date="2022-01-31T13:32:00Z">
                  <w:rPr>
                    <w:rFonts w:cstheme="minorHAnsi"/>
                    <w:color w:val="000000"/>
                    <w:sz w:val="13"/>
                    <w:szCs w:val="13"/>
                  </w:rPr>
                </w:rPrChange>
              </w:rPr>
            </w:pPr>
            <w:r w:rsidRPr="00D60902">
              <w:rPr>
                <w:rFonts w:cstheme="minorHAnsi"/>
                <w:color w:val="000000"/>
                <w:sz w:val="13"/>
                <w:szCs w:val="13"/>
                <w:lang w:val="en-GB"/>
                <w:rPrChange w:id="811" w:author="Armando Rocca" w:date="2022-01-31T13:32:00Z">
                  <w:rPr>
                    <w:rFonts w:cstheme="minorHAnsi"/>
                    <w:color w:val="000000"/>
                    <w:sz w:val="13"/>
                    <w:szCs w:val="13"/>
                  </w:rPr>
                </w:rPrChange>
              </w:rPr>
              <w:t>C01</w:t>
            </w:r>
          </w:p>
        </w:tc>
        <w:tc>
          <w:tcPr>
            <w:tcW w:w="506" w:type="dxa"/>
            <w:tcBorders>
              <w:top w:val="nil"/>
              <w:left w:val="nil"/>
              <w:bottom w:val="single" w:sz="4" w:space="0" w:color="70AD47"/>
              <w:right w:val="single" w:sz="4" w:space="0" w:color="70AD47"/>
            </w:tcBorders>
            <w:shd w:val="clear" w:color="000000" w:fill="FFFFFF"/>
            <w:vAlign w:val="center"/>
            <w:hideMark/>
          </w:tcPr>
          <w:p w14:paraId="024C1134" w14:textId="77777777" w:rsidR="00013E7D" w:rsidRPr="00D60902" w:rsidRDefault="00013E7D" w:rsidP="00013E7D">
            <w:pPr>
              <w:jc w:val="center"/>
              <w:rPr>
                <w:rFonts w:cstheme="minorHAnsi"/>
                <w:color w:val="000000"/>
                <w:sz w:val="13"/>
                <w:szCs w:val="13"/>
                <w:lang w:val="en-GB"/>
                <w:rPrChange w:id="812" w:author="Armando Rocca" w:date="2022-01-31T13:32:00Z">
                  <w:rPr>
                    <w:rFonts w:cstheme="minorHAnsi"/>
                    <w:color w:val="000000"/>
                    <w:sz w:val="13"/>
                    <w:szCs w:val="13"/>
                  </w:rPr>
                </w:rPrChange>
              </w:rPr>
            </w:pPr>
            <w:r w:rsidRPr="00D60902">
              <w:rPr>
                <w:rFonts w:cstheme="minorHAnsi"/>
                <w:color w:val="000000"/>
                <w:sz w:val="13"/>
                <w:szCs w:val="13"/>
                <w:lang w:val="en-GB"/>
                <w:rPrChange w:id="813" w:author="Armando Rocca" w:date="2022-01-31T13:32:00Z">
                  <w:rPr>
                    <w:rFonts w:cstheme="minorHAnsi"/>
                    <w:color w:val="000000"/>
                    <w:sz w:val="13"/>
                    <w:szCs w:val="13"/>
                  </w:rPr>
                </w:rPrChange>
              </w:rPr>
              <w:t>NULL</w:t>
            </w:r>
          </w:p>
        </w:tc>
        <w:tc>
          <w:tcPr>
            <w:tcW w:w="610" w:type="dxa"/>
            <w:tcBorders>
              <w:top w:val="nil"/>
              <w:left w:val="nil"/>
              <w:bottom w:val="single" w:sz="4" w:space="0" w:color="70AD47"/>
              <w:right w:val="single" w:sz="4" w:space="0" w:color="70AD47"/>
            </w:tcBorders>
            <w:shd w:val="clear" w:color="000000" w:fill="FFFFFF"/>
            <w:vAlign w:val="center"/>
            <w:hideMark/>
          </w:tcPr>
          <w:p w14:paraId="3B3CA0A7" w14:textId="77777777" w:rsidR="00013E7D" w:rsidRPr="00D60902" w:rsidRDefault="00013E7D" w:rsidP="00013E7D">
            <w:pPr>
              <w:jc w:val="center"/>
              <w:rPr>
                <w:rFonts w:cstheme="minorHAnsi"/>
                <w:color w:val="000000"/>
                <w:sz w:val="13"/>
                <w:szCs w:val="13"/>
                <w:lang w:val="en-GB"/>
                <w:rPrChange w:id="814" w:author="Armando Rocca" w:date="2022-01-31T13:32:00Z">
                  <w:rPr>
                    <w:rFonts w:cstheme="minorHAnsi"/>
                    <w:color w:val="000000"/>
                    <w:sz w:val="13"/>
                    <w:szCs w:val="13"/>
                  </w:rPr>
                </w:rPrChange>
              </w:rPr>
            </w:pPr>
            <w:r w:rsidRPr="00D60902">
              <w:rPr>
                <w:rFonts w:cstheme="minorHAnsi"/>
                <w:color w:val="000000"/>
                <w:sz w:val="13"/>
                <w:szCs w:val="13"/>
                <w:lang w:val="en-GB"/>
                <w:rPrChange w:id="815" w:author="Armando Rocca" w:date="2022-01-31T13:32:00Z">
                  <w:rPr>
                    <w:rFonts w:cstheme="minorHAnsi"/>
                    <w:color w:val="000000"/>
                    <w:sz w:val="13"/>
                    <w:szCs w:val="13"/>
                  </w:rPr>
                </w:rPrChange>
              </w:rPr>
              <w:t>T1</w:t>
            </w:r>
          </w:p>
        </w:tc>
        <w:tc>
          <w:tcPr>
            <w:tcW w:w="756" w:type="dxa"/>
            <w:tcBorders>
              <w:top w:val="nil"/>
              <w:left w:val="nil"/>
              <w:bottom w:val="single" w:sz="4" w:space="0" w:color="70AD47"/>
              <w:right w:val="single" w:sz="4" w:space="0" w:color="70AD47"/>
            </w:tcBorders>
            <w:shd w:val="clear" w:color="000000" w:fill="FFFFFF"/>
            <w:vAlign w:val="center"/>
            <w:hideMark/>
          </w:tcPr>
          <w:p w14:paraId="1FEBF952" w14:textId="77777777" w:rsidR="00013E7D" w:rsidRPr="00D60902" w:rsidRDefault="00013E7D" w:rsidP="00013E7D">
            <w:pPr>
              <w:jc w:val="center"/>
              <w:rPr>
                <w:rFonts w:cstheme="minorHAnsi"/>
                <w:color w:val="000000"/>
                <w:sz w:val="13"/>
                <w:szCs w:val="13"/>
                <w:lang w:val="en-GB"/>
                <w:rPrChange w:id="816" w:author="Armando Rocca" w:date="2022-01-31T13:32:00Z">
                  <w:rPr>
                    <w:rFonts w:cstheme="minorHAnsi"/>
                    <w:color w:val="000000"/>
                    <w:sz w:val="13"/>
                    <w:szCs w:val="13"/>
                  </w:rPr>
                </w:rPrChange>
              </w:rPr>
            </w:pPr>
            <w:r w:rsidRPr="00D60902">
              <w:rPr>
                <w:rFonts w:cstheme="minorHAnsi"/>
                <w:color w:val="000000"/>
                <w:sz w:val="13"/>
                <w:szCs w:val="13"/>
                <w:lang w:val="en-GB"/>
                <w:rPrChange w:id="817" w:author="Armando Rocca" w:date="2022-01-31T13:32:00Z">
                  <w:rPr>
                    <w:rFonts w:cstheme="minorHAnsi"/>
                    <w:color w:val="000000"/>
                    <w:sz w:val="13"/>
                    <w:szCs w:val="13"/>
                  </w:rPr>
                </w:rPrChange>
              </w:rPr>
              <w:t>T1</w:t>
            </w:r>
          </w:p>
        </w:tc>
        <w:tc>
          <w:tcPr>
            <w:tcW w:w="874" w:type="dxa"/>
            <w:tcBorders>
              <w:top w:val="nil"/>
              <w:left w:val="nil"/>
              <w:bottom w:val="single" w:sz="4" w:space="0" w:color="70AD47"/>
              <w:right w:val="single" w:sz="4" w:space="0" w:color="70AD47"/>
            </w:tcBorders>
            <w:shd w:val="clear" w:color="000000" w:fill="FFFFFF"/>
            <w:vAlign w:val="center"/>
            <w:hideMark/>
          </w:tcPr>
          <w:p w14:paraId="3AC87051" w14:textId="77777777" w:rsidR="00013E7D" w:rsidRPr="00D60902" w:rsidRDefault="00013E7D" w:rsidP="00013E7D">
            <w:pPr>
              <w:jc w:val="center"/>
              <w:rPr>
                <w:rFonts w:cstheme="minorHAnsi"/>
                <w:color w:val="000000"/>
                <w:sz w:val="13"/>
                <w:szCs w:val="13"/>
                <w:lang w:val="en-GB"/>
                <w:rPrChange w:id="818" w:author="Armando Rocca" w:date="2022-01-31T13:32:00Z">
                  <w:rPr>
                    <w:rFonts w:cstheme="minorHAnsi"/>
                    <w:color w:val="000000"/>
                    <w:sz w:val="13"/>
                    <w:szCs w:val="13"/>
                  </w:rPr>
                </w:rPrChange>
              </w:rPr>
            </w:pPr>
            <w:r w:rsidRPr="00D60902">
              <w:rPr>
                <w:rFonts w:cstheme="minorHAnsi"/>
                <w:color w:val="000000"/>
                <w:sz w:val="13"/>
                <w:szCs w:val="13"/>
                <w:lang w:val="en-GB"/>
                <w:rPrChange w:id="819" w:author="Armando Rocca" w:date="2022-01-31T13:32:00Z">
                  <w:rPr>
                    <w:rFonts w:cstheme="minorHAnsi"/>
                    <w:color w:val="000000"/>
                    <w:sz w:val="13"/>
                    <w:szCs w:val="13"/>
                  </w:rPr>
                </w:rPrChange>
              </w:rPr>
              <w:t>01/01/2022</w:t>
            </w:r>
          </w:p>
        </w:tc>
        <w:tc>
          <w:tcPr>
            <w:tcW w:w="874" w:type="dxa"/>
            <w:tcBorders>
              <w:top w:val="nil"/>
              <w:left w:val="nil"/>
              <w:bottom w:val="single" w:sz="4" w:space="0" w:color="70AD47"/>
              <w:right w:val="single" w:sz="4" w:space="0" w:color="70AD47"/>
            </w:tcBorders>
            <w:shd w:val="clear" w:color="000000" w:fill="FFFFFF"/>
            <w:vAlign w:val="center"/>
            <w:hideMark/>
          </w:tcPr>
          <w:p w14:paraId="3689AFBD" w14:textId="77777777" w:rsidR="00013E7D" w:rsidRPr="00D60902" w:rsidRDefault="00013E7D" w:rsidP="00013E7D">
            <w:pPr>
              <w:jc w:val="center"/>
              <w:rPr>
                <w:rFonts w:cstheme="minorHAnsi"/>
                <w:color w:val="000000"/>
                <w:sz w:val="13"/>
                <w:szCs w:val="13"/>
                <w:lang w:val="en-GB"/>
                <w:rPrChange w:id="820" w:author="Armando Rocca" w:date="2022-01-31T13:32:00Z">
                  <w:rPr>
                    <w:rFonts w:cstheme="minorHAnsi"/>
                    <w:color w:val="000000"/>
                    <w:sz w:val="13"/>
                    <w:szCs w:val="13"/>
                  </w:rPr>
                </w:rPrChange>
              </w:rPr>
            </w:pPr>
            <w:r w:rsidRPr="00D60902">
              <w:rPr>
                <w:rFonts w:cstheme="minorHAnsi"/>
                <w:color w:val="000000"/>
                <w:sz w:val="13"/>
                <w:szCs w:val="13"/>
                <w:lang w:val="en-GB"/>
                <w:rPrChange w:id="821" w:author="Armando Rocca" w:date="2022-01-31T13:32:00Z">
                  <w:rPr>
                    <w:rFonts w:cstheme="minorHAnsi"/>
                    <w:color w:val="000000"/>
                    <w:sz w:val="13"/>
                    <w:szCs w:val="13"/>
                  </w:rPr>
                </w:rPrChange>
              </w:rPr>
              <w:t>31/12/2022</w:t>
            </w:r>
          </w:p>
        </w:tc>
        <w:tc>
          <w:tcPr>
            <w:tcW w:w="488" w:type="dxa"/>
            <w:tcBorders>
              <w:top w:val="nil"/>
              <w:left w:val="nil"/>
              <w:bottom w:val="single" w:sz="4" w:space="0" w:color="70AD47"/>
              <w:right w:val="single" w:sz="4" w:space="0" w:color="70AD47"/>
            </w:tcBorders>
            <w:shd w:val="clear" w:color="000000" w:fill="FFFFFF"/>
            <w:vAlign w:val="center"/>
            <w:hideMark/>
          </w:tcPr>
          <w:p w14:paraId="5B27B71B" w14:textId="77777777" w:rsidR="00013E7D" w:rsidRPr="00D60902" w:rsidRDefault="00013E7D" w:rsidP="00013E7D">
            <w:pPr>
              <w:jc w:val="center"/>
              <w:rPr>
                <w:rFonts w:cstheme="minorHAnsi"/>
                <w:color w:val="000000"/>
                <w:sz w:val="13"/>
                <w:szCs w:val="13"/>
                <w:lang w:val="en-GB"/>
                <w:rPrChange w:id="822" w:author="Armando Rocca" w:date="2022-01-31T13:32:00Z">
                  <w:rPr>
                    <w:rFonts w:cstheme="minorHAnsi"/>
                    <w:color w:val="000000"/>
                    <w:sz w:val="13"/>
                    <w:szCs w:val="13"/>
                  </w:rPr>
                </w:rPrChange>
              </w:rPr>
            </w:pPr>
            <w:r w:rsidRPr="00D60902">
              <w:rPr>
                <w:rFonts w:cstheme="minorHAnsi"/>
                <w:color w:val="000000"/>
                <w:sz w:val="13"/>
                <w:szCs w:val="13"/>
                <w:lang w:val="en-GB"/>
                <w:rPrChange w:id="823" w:author="Armando Rocca" w:date="2022-01-31T13:32:00Z">
                  <w:rPr>
                    <w:rFonts w:cstheme="minorHAnsi"/>
                    <w:color w:val="000000"/>
                    <w:sz w:val="13"/>
                    <w:szCs w:val="13"/>
                  </w:rPr>
                </w:rPrChange>
              </w:rPr>
              <w:t>x</w:t>
            </w:r>
          </w:p>
        </w:tc>
        <w:tc>
          <w:tcPr>
            <w:tcW w:w="504" w:type="dxa"/>
            <w:tcBorders>
              <w:top w:val="nil"/>
              <w:left w:val="nil"/>
              <w:bottom w:val="single" w:sz="4" w:space="0" w:color="70AD47"/>
              <w:right w:val="single" w:sz="4" w:space="0" w:color="70AD47"/>
            </w:tcBorders>
            <w:shd w:val="clear" w:color="000000" w:fill="FFFFFF"/>
            <w:vAlign w:val="center"/>
            <w:hideMark/>
          </w:tcPr>
          <w:p w14:paraId="1DA871A9" w14:textId="77777777" w:rsidR="00013E7D" w:rsidRPr="00D60902" w:rsidRDefault="00013E7D" w:rsidP="00013E7D">
            <w:pPr>
              <w:jc w:val="center"/>
              <w:rPr>
                <w:rFonts w:cstheme="minorHAnsi"/>
                <w:color w:val="000000"/>
                <w:sz w:val="13"/>
                <w:szCs w:val="13"/>
                <w:lang w:val="en-GB"/>
                <w:rPrChange w:id="824" w:author="Armando Rocca" w:date="2022-01-31T13:32:00Z">
                  <w:rPr>
                    <w:rFonts w:cstheme="minorHAnsi"/>
                    <w:color w:val="000000"/>
                    <w:sz w:val="13"/>
                    <w:szCs w:val="13"/>
                  </w:rPr>
                </w:rPrChange>
              </w:rPr>
            </w:pPr>
            <w:r w:rsidRPr="00D60902">
              <w:rPr>
                <w:rFonts w:cstheme="minorHAnsi"/>
                <w:color w:val="000000"/>
                <w:sz w:val="13"/>
                <w:szCs w:val="13"/>
                <w:lang w:val="en-GB"/>
                <w:rPrChange w:id="825" w:author="Armando Rocca" w:date="2022-01-31T13:32:00Z">
                  <w:rPr>
                    <w:rFonts w:cstheme="minorHAnsi"/>
                    <w:color w:val="000000"/>
                    <w:sz w:val="13"/>
                    <w:szCs w:val="13"/>
                  </w:rPr>
                </w:rPrChange>
              </w:rPr>
              <w:t>x</w:t>
            </w:r>
          </w:p>
        </w:tc>
        <w:tc>
          <w:tcPr>
            <w:tcW w:w="440" w:type="dxa"/>
            <w:tcBorders>
              <w:top w:val="nil"/>
              <w:left w:val="nil"/>
              <w:bottom w:val="single" w:sz="4" w:space="0" w:color="70AD47"/>
              <w:right w:val="single" w:sz="4" w:space="0" w:color="70AD47"/>
            </w:tcBorders>
            <w:shd w:val="clear" w:color="000000" w:fill="FFFFFF"/>
            <w:vAlign w:val="center"/>
            <w:hideMark/>
          </w:tcPr>
          <w:p w14:paraId="621D149E" w14:textId="77777777" w:rsidR="00013E7D" w:rsidRPr="00D60902" w:rsidRDefault="00013E7D" w:rsidP="00013E7D">
            <w:pPr>
              <w:jc w:val="center"/>
              <w:rPr>
                <w:rFonts w:cstheme="minorHAnsi"/>
                <w:color w:val="000000"/>
                <w:sz w:val="13"/>
                <w:szCs w:val="13"/>
                <w:lang w:val="en-GB"/>
                <w:rPrChange w:id="826" w:author="Armando Rocca" w:date="2022-01-31T13:32:00Z">
                  <w:rPr>
                    <w:rFonts w:cstheme="minorHAnsi"/>
                    <w:color w:val="000000"/>
                    <w:sz w:val="13"/>
                    <w:szCs w:val="13"/>
                  </w:rPr>
                </w:rPrChange>
              </w:rPr>
            </w:pPr>
            <w:r w:rsidRPr="00D60902">
              <w:rPr>
                <w:rFonts w:cstheme="minorHAnsi"/>
                <w:color w:val="000000"/>
                <w:sz w:val="13"/>
                <w:szCs w:val="13"/>
                <w:lang w:val="en-GB"/>
                <w:rPrChange w:id="827" w:author="Armando Rocca" w:date="2022-01-31T13:32:00Z">
                  <w:rPr>
                    <w:rFonts w:cstheme="minorHAnsi"/>
                    <w:color w:val="000000"/>
                    <w:sz w:val="13"/>
                    <w:szCs w:val="13"/>
                  </w:rPr>
                </w:rPrChange>
              </w:rPr>
              <w:t>x</w:t>
            </w:r>
          </w:p>
        </w:tc>
        <w:tc>
          <w:tcPr>
            <w:tcW w:w="493" w:type="dxa"/>
            <w:tcBorders>
              <w:top w:val="nil"/>
              <w:left w:val="nil"/>
              <w:bottom w:val="single" w:sz="4" w:space="0" w:color="70AD47"/>
              <w:right w:val="single" w:sz="4" w:space="0" w:color="70AD47"/>
            </w:tcBorders>
            <w:shd w:val="clear" w:color="000000" w:fill="FFFFFF"/>
            <w:vAlign w:val="center"/>
            <w:hideMark/>
          </w:tcPr>
          <w:p w14:paraId="10ACE265" w14:textId="77777777" w:rsidR="00013E7D" w:rsidRPr="00D60902" w:rsidRDefault="00013E7D" w:rsidP="00013E7D">
            <w:pPr>
              <w:jc w:val="center"/>
              <w:rPr>
                <w:rFonts w:cstheme="minorHAnsi"/>
                <w:color w:val="000000"/>
                <w:sz w:val="13"/>
                <w:szCs w:val="13"/>
                <w:lang w:val="en-GB"/>
                <w:rPrChange w:id="828" w:author="Armando Rocca" w:date="2022-01-31T13:32:00Z">
                  <w:rPr>
                    <w:rFonts w:cstheme="minorHAnsi"/>
                    <w:color w:val="000000"/>
                    <w:sz w:val="13"/>
                    <w:szCs w:val="13"/>
                  </w:rPr>
                </w:rPrChange>
              </w:rPr>
            </w:pPr>
            <w:r w:rsidRPr="00D60902">
              <w:rPr>
                <w:rFonts w:cstheme="minorHAnsi"/>
                <w:color w:val="000000"/>
                <w:sz w:val="13"/>
                <w:szCs w:val="13"/>
                <w:lang w:val="en-GB"/>
                <w:rPrChange w:id="829" w:author="Armando Rocca" w:date="2022-01-31T13:32:00Z">
                  <w:rPr>
                    <w:rFonts w:cstheme="minorHAnsi"/>
                    <w:color w:val="000000"/>
                    <w:sz w:val="13"/>
                    <w:szCs w:val="13"/>
                  </w:rPr>
                </w:rPrChange>
              </w:rPr>
              <w:t>1234</w:t>
            </w:r>
          </w:p>
        </w:tc>
        <w:tc>
          <w:tcPr>
            <w:tcW w:w="610" w:type="dxa"/>
            <w:tcBorders>
              <w:top w:val="nil"/>
              <w:left w:val="nil"/>
              <w:bottom w:val="single" w:sz="4" w:space="0" w:color="70AD47"/>
              <w:right w:val="single" w:sz="4" w:space="0" w:color="70AD47"/>
            </w:tcBorders>
            <w:shd w:val="clear" w:color="000000" w:fill="FFFFFF"/>
            <w:vAlign w:val="center"/>
            <w:hideMark/>
          </w:tcPr>
          <w:p w14:paraId="5375ECDF" w14:textId="77777777" w:rsidR="00013E7D" w:rsidRPr="00D60902" w:rsidRDefault="00013E7D" w:rsidP="00013E7D">
            <w:pPr>
              <w:jc w:val="center"/>
              <w:rPr>
                <w:rFonts w:cstheme="minorHAnsi"/>
                <w:color w:val="000000"/>
                <w:sz w:val="13"/>
                <w:szCs w:val="13"/>
                <w:lang w:val="en-GB"/>
                <w:rPrChange w:id="830" w:author="Armando Rocca" w:date="2022-01-31T13:32:00Z">
                  <w:rPr>
                    <w:rFonts w:cstheme="minorHAnsi"/>
                    <w:color w:val="000000"/>
                    <w:sz w:val="13"/>
                    <w:szCs w:val="13"/>
                  </w:rPr>
                </w:rPrChange>
              </w:rPr>
            </w:pPr>
            <w:r w:rsidRPr="00D60902">
              <w:rPr>
                <w:rFonts w:cstheme="minorHAnsi"/>
                <w:color w:val="000000"/>
                <w:sz w:val="13"/>
                <w:szCs w:val="13"/>
                <w:lang w:val="en-GB"/>
                <w:rPrChange w:id="831" w:author="Armando Rocca" w:date="2022-01-31T13:32:00Z">
                  <w:rPr>
                    <w:rFonts w:cstheme="minorHAnsi"/>
                    <w:color w:val="000000"/>
                    <w:sz w:val="13"/>
                    <w:szCs w:val="13"/>
                  </w:rPr>
                </w:rPrChange>
              </w:rPr>
              <w:t>0</w:t>
            </w:r>
          </w:p>
        </w:tc>
      </w:tr>
    </w:tbl>
    <w:p w14:paraId="4A836EF6" w14:textId="77777777" w:rsidR="00721590" w:rsidRPr="00D60902" w:rsidRDefault="00721590" w:rsidP="00242ABC">
      <w:pPr>
        <w:rPr>
          <w:lang w:val="en-GB"/>
          <w:rPrChange w:id="832" w:author="Armando Rocca" w:date="2022-01-31T13:32:00Z">
            <w:rPr>
              <w:lang w:val="pt-BR"/>
            </w:rPr>
          </w:rPrChange>
        </w:rPr>
      </w:pPr>
    </w:p>
    <w:p w14:paraId="78B1B313" w14:textId="0F549818" w:rsidR="00721590" w:rsidRPr="00D60902" w:rsidRDefault="00721590" w:rsidP="00242ABC">
      <w:pPr>
        <w:rPr>
          <w:lang w:val="en-GB"/>
          <w:rPrChange w:id="833" w:author="Armando Rocca" w:date="2022-01-31T13:32:00Z">
            <w:rPr>
              <w:lang w:val="pt-BR"/>
            </w:rPr>
          </w:rPrChange>
        </w:rPr>
      </w:pPr>
      <w:r w:rsidRPr="00D60902">
        <w:rPr>
          <w:lang w:val="en-GB"/>
          <w:rPrChange w:id="834" w:author="Armando Rocca" w:date="2022-01-31T13:32:00Z">
            <w:rPr>
              <w:lang w:val="pt-BR"/>
            </w:rPr>
          </w:rPrChange>
        </w:rPr>
        <w:t xml:space="preserve"> </w:t>
      </w:r>
    </w:p>
    <w:p w14:paraId="79275BC3" w14:textId="75F847D0" w:rsidR="003B6D64" w:rsidRPr="00D60902" w:rsidRDefault="003B6D64" w:rsidP="00242ABC">
      <w:pPr>
        <w:rPr>
          <w:lang w:val="en-GB"/>
          <w:rPrChange w:id="835" w:author="Armando Rocca" w:date="2022-01-31T13:32:00Z">
            <w:rPr>
              <w:lang w:val="pt-BR"/>
            </w:rPr>
          </w:rPrChange>
        </w:rPr>
      </w:pPr>
    </w:p>
    <w:p w14:paraId="50E8000E" w14:textId="77777777" w:rsidR="003B6D64" w:rsidRPr="00D60902" w:rsidRDefault="003B6D64" w:rsidP="00242ABC">
      <w:pPr>
        <w:rPr>
          <w:lang w:val="en-GB"/>
          <w:rPrChange w:id="836" w:author="Armando Rocca" w:date="2022-01-31T13:32:00Z">
            <w:rPr>
              <w:lang w:val="pt-BR"/>
            </w:rPr>
          </w:rPrChange>
        </w:rPr>
      </w:pPr>
    </w:p>
    <w:p w14:paraId="3E3A6B62" w14:textId="1A2357A3" w:rsidR="00431F1C" w:rsidRPr="00D60902" w:rsidRDefault="00431F1C" w:rsidP="00626BC5">
      <w:pPr>
        <w:rPr>
          <w:lang w:val="en-GB"/>
          <w:rPrChange w:id="837" w:author="Armando Rocca" w:date="2022-01-31T13:32:00Z">
            <w:rPr>
              <w:lang w:val="pt-BR"/>
            </w:rPr>
          </w:rPrChange>
        </w:rPr>
      </w:pPr>
    </w:p>
    <w:p w14:paraId="75617040" w14:textId="77777777" w:rsidR="005F6CF6" w:rsidRPr="00D60902" w:rsidRDefault="005F6CF6">
      <w:pPr>
        <w:rPr>
          <w:rFonts w:cstheme="minorHAnsi"/>
          <w:bCs/>
          <w:caps/>
          <w:color w:val="4F81BD"/>
          <w:sz w:val="32"/>
          <w:szCs w:val="32"/>
          <w:lang w:val="en-GB"/>
          <w:rPrChange w:id="838" w:author="Armando Rocca" w:date="2022-01-31T13:32:00Z">
            <w:rPr>
              <w:rFonts w:cstheme="minorHAnsi"/>
              <w:bCs/>
              <w:caps/>
              <w:color w:val="4F81BD"/>
              <w:sz w:val="32"/>
              <w:szCs w:val="32"/>
              <w:lang w:val="pt-BR"/>
            </w:rPr>
          </w:rPrChange>
        </w:rPr>
      </w:pPr>
      <w:r w:rsidRPr="00D60902">
        <w:rPr>
          <w:rFonts w:cstheme="minorHAnsi"/>
          <w:bCs/>
          <w:caps/>
          <w:color w:val="4F81BD"/>
          <w:sz w:val="32"/>
          <w:szCs w:val="32"/>
          <w:lang w:val="en-GB"/>
          <w:rPrChange w:id="839" w:author="Armando Rocca" w:date="2022-01-31T13:32:00Z">
            <w:rPr>
              <w:rFonts w:cstheme="minorHAnsi"/>
              <w:bCs/>
              <w:caps/>
              <w:color w:val="4F81BD"/>
              <w:sz w:val="32"/>
              <w:szCs w:val="32"/>
              <w:lang w:val="pt-BR"/>
            </w:rPr>
          </w:rPrChange>
        </w:rPr>
        <w:br w:type="page"/>
      </w:r>
    </w:p>
    <w:p w14:paraId="3C2396FB" w14:textId="0543E2CC" w:rsidR="00285D47" w:rsidRPr="00D60902" w:rsidRDefault="00285D47" w:rsidP="00F85F6E">
      <w:pPr>
        <w:rPr>
          <w:lang w:val="en-GB"/>
          <w:rPrChange w:id="840" w:author="Armando Rocca" w:date="2022-01-31T13:32:00Z">
            <w:rPr>
              <w:lang w:val="pt-BR"/>
            </w:rPr>
          </w:rPrChange>
        </w:rPr>
      </w:pPr>
    </w:p>
    <w:p w14:paraId="18605F4A" w14:textId="3C15ED15" w:rsidR="00856952" w:rsidRPr="00D60902" w:rsidRDefault="005F6CF6" w:rsidP="00856952">
      <w:pPr>
        <w:pStyle w:val="Heading2"/>
        <w:rPr>
          <w:lang w:val="en-GB"/>
          <w:rPrChange w:id="841" w:author="Armando Rocca" w:date="2022-01-31T13:32:00Z">
            <w:rPr/>
          </w:rPrChange>
        </w:rPr>
      </w:pPr>
      <w:bookmarkStart w:id="842" w:name="_Toc94113010"/>
      <w:bookmarkStart w:id="843" w:name="_Toc94777277"/>
      <w:r w:rsidRPr="00D60902">
        <w:rPr>
          <w:lang w:val="en-GB"/>
          <w:rPrChange w:id="844" w:author="Armando Rocca" w:date="2022-01-31T13:32:00Z">
            <w:rPr/>
          </w:rPrChange>
        </w:rPr>
        <w:t>Deliverables</w:t>
      </w:r>
      <w:bookmarkEnd w:id="842"/>
      <w:bookmarkEnd w:id="843"/>
    </w:p>
    <w:p w14:paraId="0C4D78E1" w14:textId="4B90B596" w:rsidR="00B916AD" w:rsidRPr="00D60902" w:rsidRDefault="00EE53E3" w:rsidP="00701C12">
      <w:pPr>
        <w:jc w:val="both"/>
        <w:rPr>
          <w:ins w:id="845" w:author="Armando Rocca" w:date="2022-01-28T19:14:00Z"/>
          <w:lang w:val="en-GB"/>
          <w:rPrChange w:id="846" w:author="Armando Rocca" w:date="2022-01-31T13:32:00Z">
            <w:rPr>
              <w:ins w:id="847" w:author="Armando Rocca" w:date="2022-01-28T19:14:00Z"/>
              <w:lang w:val="pt-BR"/>
            </w:rPr>
          </w:rPrChange>
        </w:rPr>
      </w:pPr>
      <w:r w:rsidRPr="00D60902">
        <w:rPr>
          <w:lang w:val="en-GB"/>
          <w:rPrChange w:id="848" w:author="Armando Rocca" w:date="2022-01-31T13:32:00Z">
            <w:rPr>
              <w:lang w:val="pt-BR"/>
            </w:rPr>
          </w:rPrChange>
        </w:rPr>
        <w:t xml:space="preserve">The deliverable in POX is a document form under a workflow. The deliverable is created in POX, is sent to SAP </w:t>
      </w:r>
      <w:r w:rsidRPr="00C1563B">
        <w:rPr>
          <w:color w:val="FF0000"/>
          <w:lang w:val="en-GB"/>
          <w:rPrChange w:id="849" w:author="Armando Rocca" w:date="2022-01-31T13:32:00Z">
            <w:rPr>
              <w:lang w:val="pt-BR"/>
            </w:rPr>
          </w:rPrChange>
        </w:rPr>
        <w:t>only if the Project data has been already sent to SAP</w:t>
      </w:r>
      <w:r w:rsidRPr="00D60902">
        <w:rPr>
          <w:lang w:val="en-GB"/>
          <w:rPrChange w:id="850" w:author="Armando Rocca" w:date="2022-01-31T13:32:00Z">
            <w:rPr>
              <w:lang w:val="pt-BR"/>
            </w:rPr>
          </w:rPrChange>
        </w:rPr>
        <w:t>.</w:t>
      </w:r>
      <w:r w:rsidR="00626048" w:rsidRPr="00D60902">
        <w:rPr>
          <w:lang w:val="en-GB"/>
          <w:rPrChange w:id="851" w:author="Armando Rocca" w:date="2022-01-31T13:32:00Z">
            <w:rPr>
              <w:lang w:val="pt-BR"/>
            </w:rPr>
          </w:rPrChange>
        </w:rPr>
        <w:t xml:space="preserve"> </w:t>
      </w:r>
      <w:ins w:id="852" w:author="Armando Rocca" w:date="2022-01-28T16:26:00Z">
        <w:r w:rsidR="0077299E" w:rsidRPr="00D60902">
          <w:rPr>
            <w:lang w:val="en-GB"/>
            <w:rPrChange w:id="853" w:author="Armando Rocca" w:date="2022-01-31T13:32:00Z">
              <w:rPr>
                <w:lang w:val="pt-BR"/>
              </w:rPr>
            </w:rPrChange>
          </w:rPr>
          <w:t xml:space="preserve"> </w:t>
        </w:r>
      </w:ins>
      <w:ins w:id="854" w:author="Armando Rocca" w:date="2022-01-28T19:14:00Z">
        <w:r w:rsidR="00B916AD" w:rsidRPr="00D60902">
          <w:rPr>
            <w:lang w:val="en-GB"/>
            <w:rPrChange w:id="855" w:author="Armando Rocca" w:date="2022-01-31T13:32:00Z">
              <w:rPr>
                <w:lang w:val="pt-BR"/>
              </w:rPr>
            </w:rPrChange>
          </w:rPr>
          <w:t xml:space="preserve">So, in case the field “subsidiary is on in SAP” is set to “NO” the Project is not </w:t>
        </w:r>
      </w:ins>
      <w:ins w:id="856" w:author="Armando Rocca" w:date="2022-02-01T10:43:00Z">
        <w:r w:rsidR="00814519" w:rsidRPr="00814519">
          <w:rPr>
            <w:lang w:val="en-GB"/>
          </w:rPr>
          <w:t>sent</w:t>
        </w:r>
      </w:ins>
      <w:ins w:id="857" w:author="Armando Rocca" w:date="2022-01-28T19:14:00Z">
        <w:r w:rsidR="00B916AD" w:rsidRPr="00D60902">
          <w:rPr>
            <w:lang w:val="en-GB"/>
            <w:rPrChange w:id="858" w:author="Armando Rocca" w:date="2022-01-31T13:32:00Z">
              <w:rPr>
                <w:lang w:val="pt-BR"/>
              </w:rPr>
            </w:rPrChange>
          </w:rPr>
          <w:t xml:space="preserve"> to SAP and also the Deliverables should not </w:t>
        </w:r>
      </w:ins>
      <w:r w:rsidR="005F379A" w:rsidRPr="00D60902">
        <w:rPr>
          <w:lang w:val="en-GB"/>
        </w:rPr>
        <w:t>send</w:t>
      </w:r>
      <w:ins w:id="859" w:author="Armando Rocca" w:date="2022-01-28T19:14:00Z">
        <w:r w:rsidR="00B916AD" w:rsidRPr="00D60902">
          <w:rPr>
            <w:lang w:val="en-GB"/>
            <w:rPrChange w:id="860" w:author="Armando Rocca" w:date="2022-01-31T13:32:00Z">
              <w:rPr>
                <w:lang w:val="pt-BR"/>
              </w:rPr>
            </w:rPrChange>
          </w:rPr>
          <w:t xml:space="preserve"> to SAP. </w:t>
        </w:r>
      </w:ins>
    </w:p>
    <w:p w14:paraId="2CA72A89" w14:textId="2304DAE0" w:rsidR="0077299E" w:rsidRPr="00D60902" w:rsidRDefault="00B916AD" w:rsidP="00701C12">
      <w:pPr>
        <w:jc w:val="both"/>
        <w:rPr>
          <w:ins w:id="861" w:author="Armando Rocca" w:date="2022-01-28T16:31:00Z"/>
          <w:lang w:val="en-GB"/>
          <w:rPrChange w:id="862" w:author="Armando Rocca" w:date="2022-01-31T13:32:00Z">
            <w:rPr>
              <w:ins w:id="863" w:author="Armando Rocca" w:date="2022-01-28T16:31:00Z"/>
              <w:lang w:val="pt-BR"/>
            </w:rPr>
          </w:rPrChange>
        </w:rPr>
      </w:pPr>
      <w:ins w:id="864" w:author="Armando Rocca" w:date="2022-01-28T19:14:00Z">
        <w:r w:rsidRPr="00D60902">
          <w:rPr>
            <w:lang w:val="en-GB"/>
            <w:rPrChange w:id="865" w:author="Armando Rocca" w:date="2022-01-31T13:32:00Z">
              <w:rPr>
                <w:lang w:val="pt-BR"/>
              </w:rPr>
            </w:rPrChange>
          </w:rPr>
          <w:t>So, the trigger is the project.</w:t>
        </w:r>
      </w:ins>
    </w:p>
    <w:p w14:paraId="0555E37D" w14:textId="096269B6" w:rsidR="00AD09F3" w:rsidRDefault="0077299E" w:rsidP="00701C12">
      <w:pPr>
        <w:jc w:val="both"/>
        <w:rPr>
          <w:lang w:val="en-GB"/>
        </w:rPr>
      </w:pPr>
      <w:ins w:id="866" w:author="Armando Rocca" w:date="2022-01-28T16:26:00Z">
        <w:r w:rsidRPr="00D60902">
          <w:rPr>
            <w:lang w:val="en-GB"/>
            <w:rPrChange w:id="867" w:author="Armando Rocca" w:date="2022-01-31T13:32:00Z">
              <w:rPr>
                <w:lang w:val="pt-BR"/>
              </w:rPr>
            </w:rPrChange>
          </w:rPr>
          <w:t xml:space="preserve">The deliverables can be created only </w:t>
        </w:r>
      </w:ins>
      <w:ins w:id="868" w:author="Armando Rocca" w:date="2022-01-28T16:27:00Z">
        <w:r w:rsidRPr="00D60902">
          <w:rPr>
            <w:lang w:val="en-GB"/>
            <w:rPrChange w:id="869" w:author="Armando Rocca" w:date="2022-01-31T13:32:00Z">
              <w:rPr>
                <w:lang w:val="pt-BR"/>
              </w:rPr>
            </w:rPrChange>
          </w:rPr>
          <w:t xml:space="preserve">when the Project is in </w:t>
        </w:r>
        <w:r w:rsidRPr="00C1563B">
          <w:rPr>
            <w:color w:val="FF0000"/>
            <w:lang w:val="en-GB"/>
            <w:rPrChange w:id="870" w:author="Armando Rocca" w:date="2022-01-31T13:32:00Z">
              <w:rPr>
                <w:lang w:val="pt-BR"/>
              </w:rPr>
            </w:rPrChange>
          </w:rPr>
          <w:t xml:space="preserve">execution </w:t>
        </w:r>
        <w:r w:rsidRPr="00D60902">
          <w:rPr>
            <w:lang w:val="en-GB"/>
            <w:rPrChange w:id="871" w:author="Armando Rocca" w:date="2022-01-31T13:32:00Z">
              <w:rPr>
                <w:lang w:val="pt-BR"/>
              </w:rPr>
            </w:rPrChange>
          </w:rPr>
          <w:t>phase</w:t>
        </w:r>
      </w:ins>
      <w:ins w:id="872" w:author="Armando Rocca" w:date="2022-01-28T19:14:00Z">
        <w:r w:rsidR="00B916AD" w:rsidRPr="00D60902">
          <w:rPr>
            <w:lang w:val="en-GB"/>
            <w:rPrChange w:id="873" w:author="Armando Rocca" w:date="2022-01-31T13:32:00Z">
              <w:rPr>
                <w:lang w:val="pt-BR"/>
              </w:rPr>
            </w:rPrChange>
          </w:rPr>
          <w:t>,</w:t>
        </w:r>
      </w:ins>
      <w:ins w:id="874" w:author="Armando Rocca" w:date="2022-01-28T16:27:00Z">
        <w:r w:rsidRPr="00D60902">
          <w:rPr>
            <w:lang w:val="en-GB"/>
            <w:rPrChange w:id="875" w:author="Armando Rocca" w:date="2022-01-31T13:32:00Z">
              <w:rPr>
                <w:lang w:val="pt-BR"/>
              </w:rPr>
            </w:rPrChange>
          </w:rPr>
          <w:t xml:space="preserve"> </w:t>
        </w:r>
      </w:ins>
      <w:ins w:id="876" w:author="Armando Rocca" w:date="2022-01-28T19:14:00Z">
        <w:r w:rsidR="00B916AD" w:rsidRPr="00D60902">
          <w:rPr>
            <w:lang w:val="en-GB"/>
            <w:rPrChange w:id="877" w:author="Armando Rocca" w:date="2022-01-31T13:32:00Z">
              <w:rPr>
                <w:lang w:val="pt-BR"/>
              </w:rPr>
            </w:rPrChange>
          </w:rPr>
          <w:t xml:space="preserve">when </w:t>
        </w:r>
      </w:ins>
      <w:ins w:id="878" w:author="Armando Rocca" w:date="2022-01-28T16:27:00Z">
        <w:r w:rsidRPr="00D60902">
          <w:rPr>
            <w:lang w:val="en-GB"/>
            <w:rPrChange w:id="879" w:author="Armando Rocca" w:date="2022-01-31T13:32:00Z">
              <w:rPr>
                <w:lang w:val="pt-BR"/>
              </w:rPr>
            </w:rPrChange>
          </w:rPr>
          <w:t xml:space="preserve">the demand phase has been closed. This </w:t>
        </w:r>
      </w:ins>
      <w:ins w:id="880" w:author="Armando Rocca" w:date="2022-02-01T10:43:00Z">
        <w:r w:rsidR="00814519" w:rsidRPr="00814519">
          <w:rPr>
            <w:lang w:val="en-GB"/>
          </w:rPr>
          <w:t>happens</w:t>
        </w:r>
      </w:ins>
      <w:ins w:id="881" w:author="Armando Rocca" w:date="2022-01-28T16:27:00Z">
        <w:r w:rsidRPr="00D60902">
          <w:rPr>
            <w:lang w:val="en-GB"/>
            <w:rPrChange w:id="882" w:author="Armando Rocca" w:date="2022-01-31T13:32:00Z">
              <w:rPr>
                <w:lang w:val="pt-BR"/>
              </w:rPr>
            </w:rPrChange>
          </w:rPr>
          <w:t xml:space="preserve"> when the </w:t>
        </w:r>
      </w:ins>
      <w:ins w:id="883" w:author="Armando Rocca" w:date="2022-01-28T16:28:00Z">
        <w:r w:rsidRPr="00D60902">
          <w:rPr>
            <w:lang w:val="en-GB"/>
            <w:rPrChange w:id="884" w:author="Armando Rocca" w:date="2022-01-31T13:32:00Z">
              <w:rPr>
                <w:lang w:val="it-IT"/>
              </w:rPr>
            </w:rPrChange>
          </w:rPr>
          <w:t xml:space="preserve">Sanctioning Committee has been done, so the </w:t>
        </w:r>
        <w:r w:rsidRPr="00D60902">
          <w:rPr>
            <w:lang w:val="en-GB"/>
            <w:rPrChange w:id="885" w:author="Armando Rocca" w:date="2022-01-31T13:32:00Z">
              <w:rPr/>
            </w:rPrChange>
          </w:rPr>
          <w:t xml:space="preserve">workflow is in </w:t>
        </w:r>
        <w:r w:rsidRPr="00C1563B">
          <w:rPr>
            <w:color w:val="FF0000"/>
            <w:lang w:val="en-GB"/>
            <w:rPrChange w:id="886" w:author="Armando Rocca" w:date="2022-01-31T13:32:00Z">
              <w:rPr>
                <w:lang w:val="it-IT"/>
              </w:rPr>
            </w:rPrChange>
          </w:rPr>
          <w:t xml:space="preserve">step </w:t>
        </w:r>
        <w:r w:rsidRPr="00C1563B">
          <w:rPr>
            <w:color w:val="FF0000"/>
            <w:lang w:val="en-GB"/>
            <w:rPrChange w:id="887" w:author="Armando Rocca" w:date="2022-01-31T13:32:00Z">
              <w:rPr/>
            </w:rPrChange>
          </w:rPr>
          <w:t>7</w:t>
        </w:r>
        <w:r w:rsidRPr="00D60902">
          <w:rPr>
            <w:lang w:val="en-GB"/>
            <w:rPrChange w:id="888" w:author="Armando Rocca" w:date="2022-01-31T13:32:00Z">
              <w:rPr/>
            </w:rPrChange>
          </w:rPr>
          <w:t>.</w:t>
        </w:r>
        <w:r w:rsidRPr="00D60902">
          <w:rPr>
            <w:lang w:val="en-GB"/>
            <w:rPrChange w:id="889" w:author="Armando Rocca" w:date="2022-01-31T13:32:00Z">
              <w:rPr>
                <w:lang w:val="it-IT"/>
              </w:rPr>
            </w:rPrChange>
          </w:rPr>
          <w:t xml:space="preserve"> </w:t>
        </w:r>
      </w:ins>
    </w:p>
    <w:p w14:paraId="6350EA90" w14:textId="77777777" w:rsidR="00D9675B" w:rsidRPr="00D60902" w:rsidDel="009C0C02" w:rsidRDefault="00D9675B" w:rsidP="00AD09F3">
      <w:pPr>
        <w:rPr>
          <w:del w:id="890" w:author="Armando Rocca" w:date="2022-01-28T19:15:00Z"/>
          <w:lang w:val="en-GB"/>
          <w:rPrChange w:id="891" w:author="Armando Rocca" w:date="2022-01-31T13:32:00Z">
            <w:rPr>
              <w:del w:id="892" w:author="Armando Rocca" w:date="2022-01-28T19:15:00Z"/>
              <w:lang w:val="pt-BR"/>
            </w:rPr>
          </w:rPrChange>
        </w:rPr>
      </w:pPr>
    </w:p>
    <w:p w14:paraId="4EBFD0F6" w14:textId="34E6B8D4" w:rsidR="00626048" w:rsidRPr="00D60902" w:rsidRDefault="00626048" w:rsidP="00AD09F3">
      <w:pPr>
        <w:rPr>
          <w:lang w:val="en-GB"/>
          <w:rPrChange w:id="893" w:author="Armando Rocca" w:date="2022-01-31T13:32:00Z">
            <w:rPr>
              <w:lang w:val="pt-BR"/>
            </w:rPr>
          </w:rPrChange>
        </w:rPr>
      </w:pPr>
    </w:p>
    <w:p w14:paraId="46FB9454" w14:textId="57E5BD7F" w:rsidR="00E26142" w:rsidRPr="00D60902" w:rsidRDefault="00E26142" w:rsidP="00E26142">
      <w:pPr>
        <w:pStyle w:val="Heading3"/>
        <w:rPr>
          <w:lang w:val="en-GB"/>
          <w:rPrChange w:id="894" w:author="Armando Rocca" w:date="2022-01-31T13:32:00Z">
            <w:rPr/>
          </w:rPrChange>
        </w:rPr>
      </w:pPr>
      <w:r w:rsidRPr="00D60902">
        <w:rPr>
          <w:lang w:val="en-GB"/>
          <w:rPrChange w:id="895" w:author="Armando Rocca" w:date="2022-01-31T13:32:00Z">
            <w:rPr/>
          </w:rPrChange>
        </w:rPr>
        <w:t xml:space="preserve"> </w:t>
      </w:r>
      <w:bookmarkStart w:id="896" w:name="_Toc94113011"/>
      <w:bookmarkStart w:id="897" w:name="_Toc94777278"/>
      <w:r w:rsidR="0091138F" w:rsidRPr="00D60902">
        <w:rPr>
          <w:lang w:val="en-GB"/>
          <w:rPrChange w:id="898" w:author="Armando Rocca" w:date="2022-01-31T13:32:00Z">
            <w:rPr/>
          </w:rPrChange>
        </w:rPr>
        <w:t>POX VS SAP – RULE</w:t>
      </w:r>
      <w:bookmarkEnd w:id="896"/>
      <w:bookmarkEnd w:id="897"/>
    </w:p>
    <w:p w14:paraId="23B97F86" w14:textId="60B53146" w:rsidR="00E26142" w:rsidRPr="00D60902" w:rsidDel="009C0C02" w:rsidRDefault="00E26142" w:rsidP="00E26142">
      <w:pPr>
        <w:rPr>
          <w:del w:id="899" w:author="Armando Rocca" w:date="2022-01-28T19:15:00Z"/>
          <w:lang w:val="en-GB"/>
          <w:rPrChange w:id="900" w:author="Armando Rocca" w:date="2022-01-31T13:32:00Z">
            <w:rPr>
              <w:del w:id="901" w:author="Armando Rocca" w:date="2022-01-28T19:15:00Z"/>
              <w:lang w:val="pt-BR"/>
            </w:rPr>
          </w:rPrChange>
        </w:rPr>
      </w:pPr>
      <w:r w:rsidRPr="00D60902">
        <w:rPr>
          <w:lang w:val="en-GB"/>
          <w:rPrChange w:id="902" w:author="Armando Rocca" w:date="2022-01-31T13:32:00Z">
            <w:rPr>
              <w:lang w:val="pt-BR"/>
            </w:rPr>
          </w:rPrChange>
        </w:rPr>
        <w:t xml:space="preserve">The data that we have to </w:t>
      </w:r>
      <w:r w:rsidR="00920918" w:rsidRPr="00920918">
        <w:rPr>
          <w:lang w:val="en-GB"/>
        </w:rPr>
        <w:t>send</w:t>
      </w:r>
      <w:r w:rsidRPr="00D60902">
        <w:rPr>
          <w:lang w:val="en-GB"/>
          <w:rPrChange w:id="903" w:author="Armando Rocca" w:date="2022-01-31T13:32:00Z">
            <w:rPr>
              <w:lang w:val="pt-BR"/>
            </w:rPr>
          </w:rPrChange>
        </w:rPr>
        <w:t xml:space="preserve"> </w:t>
      </w:r>
      <w:proofErr w:type="gramStart"/>
      <w:r w:rsidRPr="00D60902">
        <w:rPr>
          <w:lang w:val="en-GB"/>
          <w:rPrChange w:id="904" w:author="Armando Rocca" w:date="2022-01-31T13:32:00Z">
            <w:rPr>
              <w:lang w:val="pt-BR"/>
            </w:rPr>
          </w:rPrChange>
        </w:rPr>
        <w:t>a</w:t>
      </w:r>
      <w:proofErr w:type="gramEnd"/>
      <w:r w:rsidRPr="00D60902">
        <w:rPr>
          <w:lang w:val="en-GB"/>
          <w:rPrChange w:id="905" w:author="Armando Rocca" w:date="2022-01-31T13:32:00Z">
            <w:rPr>
              <w:lang w:val="pt-BR"/>
            </w:rPr>
          </w:rPrChange>
        </w:rPr>
        <w:t xml:space="preserve"> SAP are:</w:t>
      </w:r>
    </w:p>
    <w:p w14:paraId="6EB8A573" w14:textId="01F40BEC" w:rsidR="00E26142" w:rsidRPr="00D60902" w:rsidRDefault="00E26142" w:rsidP="00E26142">
      <w:pPr>
        <w:rPr>
          <w:lang w:val="en-GB"/>
          <w:rPrChange w:id="906" w:author="Armando Rocca" w:date="2022-01-31T13:32:00Z">
            <w:rPr>
              <w:lang w:val="pt-BR"/>
            </w:rPr>
          </w:rPrChange>
        </w:rPr>
      </w:pPr>
    </w:p>
    <w:tbl>
      <w:tblPr>
        <w:tblStyle w:val="TableGrid"/>
        <w:tblW w:w="0" w:type="auto"/>
        <w:tblLook w:val="04A0" w:firstRow="1" w:lastRow="0" w:firstColumn="1" w:lastColumn="0" w:noHBand="0" w:noVBand="1"/>
      </w:tblPr>
      <w:tblGrid>
        <w:gridCol w:w="2830"/>
        <w:gridCol w:w="2268"/>
        <w:gridCol w:w="4252"/>
      </w:tblGrid>
      <w:tr w:rsidR="00E26142" w:rsidRPr="00D60902" w14:paraId="5FF2F74F" w14:textId="77777777" w:rsidTr="00F00E5B">
        <w:tc>
          <w:tcPr>
            <w:tcW w:w="2830" w:type="dxa"/>
          </w:tcPr>
          <w:p w14:paraId="235701D5" w14:textId="7994E4F0" w:rsidR="00E26142" w:rsidRPr="00D60902" w:rsidRDefault="00E26142" w:rsidP="00E26142">
            <w:pPr>
              <w:rPr>
                <w:lang w:val="en-GB"/>
                <w:rPrChange w:id="907" w:author="Armando Rocca" w:date="2022-01-31T13:32:00Z">
                  <w:rPr>
                    <w:lang w:val="pt-BR"/>
                  </w:rPr>
                </w:rPrChange>
              </w:rPr>
            </w:pPr>
            <w:r w:rsidRPr="00D60902">
              <w:rPr>
                <w:lang w:val="en-GB"/>
                <w:rPrChange w:id="908" w:author="Armando Rocca" w:date="2022-01-31T13:32:00Z">
                  <w:rPr>
                    <w:lang w:val="pt-BR"/>
                  </w:rPr>
                </w:rPrChange>
              </w:rPr>
              <w:t>Field name</w:t>
            </w:r>
          </w:p>
        </w:tc>
        <w:tc>
          <w:tcPr>
            <w:tcW w:w="2268" w:type="dxa"/>
          </w:tcPr>
          <w:p w14:paraId="5BEE025F" w14:textId="1631256E" w:rsidR="00E26142" w:rsidRPr="00D60902" w:rsidRDefault="00E26142" w:rsidP="00E26142">
            <w:pPr>
              <w:rPr>
                <w:lang w:val="en-GB"/>
                <w:rPrChange w:id="909" w:author="Armando Rocca" w:date="2022-01-31T13:32:00Z">
                  <w:rPr>
                    <w:lang w:val="pt-BR"/>
                  </w:rPr>
                </w:rPrChange>
              </w:rPr>
            </w:pPr>
            <w:r w:rsidRPr="00D60902">
              <w:rPr>
                <w:lang w:val="en-GB"/>
                <w:rPrChange w:id="910" w:author="Armando Rocca" w:date="2022-01-31T13:32:00Z">
                  <w:rPr>
                    <w:lang w:val="pt-BR"/>
                  </w:rPr>
                </w:rPrChange>
              </w:rPr>
              <w:t>Description</w:t>
            </w:r>
          </w:p>
        </w:tc>
        <w:tc>
          <w:tcPr>
            <w:tcW w:w="4252" w:type="dxa"/>
          </w:tcPr>
          <w:p w14:paraId="54DDE6FA" w14:textId="19446674" w:rsidR="00E26142" w:rsidRPr="00D60902" w:rsidRDefault="00E26142" w:rsidP="00E26142">
            <w:pPr>
              <w:rPr>
                <w:lang w:val="en-GB"/>
                <w:rPrChange w:id="911" w:author="Armando Rocca" w:date="2022-01-31T13:32:00Z">
                  <w:rPr>
                    <w:lang w:val="pt-BR"/>
                  </w:rPr>
                </w:rPrChange>
              </w:rPr>
            </w:pPr>
            <w:r w:rsidRPr="00D60902">
              <w:rPr>
                <w:lang w:val="en-GB"/>
                <w:rPrChange w:id="912" w:author="Armando Rocca" w:date="2022-01-31T13:32:00Z">
                  <w:rPr>
                    <w:lang w:val="pt-BR"/>
                  </w:rPr>
                </w:rPrChange>
              </w:rPr>
              <w:t>Note</w:t>
            </w:r>
          </w:p>
        </w:tc>
      </w:tr>
      <w:tr w:rsidR="00E26142" w:rsidRPr="00D60902" w14:paraId="3386DE12" w14:textId="77777777" w:rsidTr="00F00E5B">
        <w:tc>
          <w:tcPr>
            <w:tcW w:w="2830" w:type="dxa"/>
          </w:tcPr>
          <w:p w14:paraId="07068086" w14:textId="458DB9FD" w:rsidR="00E26142" w:rsidRPr="00D60902" w:rsidRDefault="00094ED9" w:rsidP="00E26142">
            <w:pPr>
              <w:rPr>
                <w:lang w:val="en-GB"/>
                <w:rPrChange w:id="913" w:author="Armando Rocca" w:date="2022-01-31T13:32:00Z">
                  <w:rPr>
                    <w:lang w:val="pt-BR"/>
                  </w:rPr>
                </w:rPrChange>
              </w:rPr>
            </w:pPr>
            <w:proofErr w:type="spellStart"/>
            <w:r w:rsidRPr="00D60902">
              <w:rPr>
                <w:lang w:val="en-GB"/>
                <w:rPrChange w:id="914" w:author="Armando Rocca" w:date="2022-01-31T13:32:00Z">
                  <w:rPr>
                    <w:lang w:val="pt-BR"/>
                  </w:rPr>
                </w:rPrChange>
              </w:rPr>
              <w:t>documento</w:t>
            </w:r>
            <w:proofErr w:type="spellEnd"/>
          </w:p>
        </w:tc>
        <w:tc>
          <w:tcPr>
            <w:tcW w:w="2268" w:type="dxa"/>
          </w:tcPr>
          <w:p w14:paraId="1F7D3A99" w14:textId="66951E22" w:rsidR="00355391" w:rsidRPr="00D60902" w:rsidRDefault="00094ED9" w:rsidP="00E26142">
            <w:pPr>
              <w:rPr>
                <w:lang w:val="en-GB"/>
                <w:rPrChange w:id="915" w:author="Armando Rocca" w:date="2022-01-31T13:32:00Z">
                  <w:rPr>
                    <w:lang w:val="pt-BR"/>
                  </w:rPr>
                </w:rPrChange>
              </w:rPr>
            </w:pPr>
            <w:del w:id="916" w:author="Armando Rocca" w:date="2022-01-26T18:02:00Z">
              <w:r w:rsidRPr="00D60902" w:rsidDel="00355391">
                <w:rPr>
                  <w:lang w:val="en-GB"/>
                  <w:rPrChange w:id="917" w:author="Armando Rocca" w:date="2022-01-31T13:32:00Z">
                    <w:rPr>
                      <w:lang w:val="pt-BR"/>
                    </w:rPr>
                  </w:rPrChange>
                </w:rPr>
                <w:delText>Document number</w:delText>
              </w:r>
            </w:del>
            <w:ins w:id="918" w:author="Armando Rocca" w:date="2022-01-26T18:02:00Z">
              <w:r w:rsidR="00355391" w:rsidRPr="00D60902">
                <w:rPr>
                  <w:lang w:val="en-GB"/>
                  <w:rPrChange w:id="919" w:author="Armando Rocca" w:date="2022-01-31T13:32:00Z">
                    <w:rPr>
                      <w:lang w:val="pt-BR"/>
                    </w:rPr>
                  </w:rPrChange>
                </w:rPr>
                <w:t>Code</w:t>
              </w:r>
            </w:ins>
          </w:p>
        </w:tc>
        <w:tc>
          <w:tcPr>
            <w:tcW w:w="4252" w:type="dxa"/>
          </w:tcPr>
          <w:p w14:paraId="1746E67E" w14:textId="710C2732" w:rsidR="00E26142" w:rsidRPr="00D60902" w:rsidRDefault="00AF363B" w:rsidP="00E26142">
            <w:pPr>
              <w:rPr>
                <w:ins w:id="920" w:author="Armando Rocca" w:date="2022-01-26T18:03:00Z"/>
                <w:lang w:val="en-GB"/>
                <w:rPrChange w:id="921" w:author="Armando Rocca" w:date="2022-01-31T13:32:00Z">
                  <w:rPr>
                    <w:ins w:id="922" w:author="Armando Rocca" w:date="2022-01-26T18:03:00Z"/>
                    <w:lang w:val="pt-BR"/>
                  </w:rPr>
                </w:rPrChange>
              </w:rPr>
            </w:pPr>
            <w:r w:rsidRPr="00D60902">
              <w:rPr>
                <w:lang w:val="en-GB"/>
                <w:rPrChange w:id="923" w:author="Armando Rocca" w:date="2022-01-31T13:32:00Z">
                  <w:rPr>
                    <w:lang w:val="pt-BR"/>
                  </w:rPr>
                </w:rPrChange>
              </w:rPr>
              <w:t xml:space="preserve">Form code (to be defined with </w:t>
            </w:r>
            <w:r w:rsidR="00820953" w:rsidRPr="00D73A3F">
              <w:rPr>
                <w:lang w:val="en-GB"/>
              </w:rPr>
              <w:t>Fincantieri’s</w:t>
            </w:r>
            <w:r w:rsidRPr="00D60902">
              <w:rPr>
                <w:lang w:val="en-GB"/>
                <w:rPrChange w:id="924" w:author="Armando Rocca" w:date="2022-01-31T13:32:00Z">
                  <w:rPr>
                    <w:lang w:val="pt-BR"/>
                  </w:rPr>
                </w:rPrChange>
              </w:rPr>
              <w:t>)</w:t>
            </w:r>
          </w:p>
          <w:p w14:paraId="223DAF9D" w14:textId="368E6BB0" w:rsidR="00355391" w:rsidRPr="00D60902" w:rsidRDefault="00355391" w:rsidP="00E26142">
            <w:pPr>
              <w:rPr>
                <w:lang w:val="en-GB"/>
                <w:rPrChange w:id="925" w:author="Armando Rocca" w:date="2022-01-31T13:32:00Z">
                  <w:rPr>
                    <w:lang w:val="pt-BR"/>
                  </w:rPr>
                </w:rPrChange>
              </w:rPr>
            </w:pPr>
            <w:ins w:id="926" w:author="Armando Rocca" w:date="2022-01-26T18:03:00Z">
              <w:r w:rsidRPr="00D60902">
                <w:rPr>
                  <w:lang w:val="en-GB"/>
                  <w:rPrChange w:id="927" w:author="Armando Rocca" w:date="2022-01-31T13:32:00Z">
                    <w:rPr>
                      <w:lang w:val="pt-BR"/>
                    </w:rPr>
                  </w:rPrChange>
                </w:rPr>
                <w:t>For testing purpose is fine the number assigned by the object number</w:t>
              </w:r>
            </w:ins>
          </w:p>
        </w:tc>
      </w:tr>
      <w:tr w:rsidR="00094ED9" w:rsidRPr="00D60902" w14:paraId="29F11B25" w14:textId="77777777" w:rsidTr="00F00E5B">
        <w:tc>
          <w:tcPr>
            <w:tcW w:w="2830" w:type="dxa"/>
          </w:tcPr>
          <w:p w14:paraId="275F3550" w14:textId="0A9238F7" w:rsidR="00094ED9" w:rsidRPr="00D60902" w:rsidRDefault="00094ED9" w:rsidP="00E26142">
            <w:pPr>
              <w:rPr>
                <w:lang w:val="en-GB"/>
                <w:rPrChange w:id="928" w:author="Armando Rocca" w:date="2022-01-31T13:32:00Z">
                  <w:rPr>
                    <w:lang w:val="pt-BR"/>
                  </w:rPr>
                </w:rPrChange>
              </w:rPr>
            </w:pPr>
            <w:proofErr w:type="spellStart"/>
            <w:r w:rsidRPr="00D60902">
              <w:rPr>
                <w:lang w:val="en-GB"/>
                <w:rPrChange w:id="929" w:author="Armando Rocca" w:date="2022-01-31T13:32:00Z">
                  <w:rPr>
                    <w:lang w:val="pt-BR"/>
                  </w:rPr>
                </w:rPrChange>
              </w:rPr>
              <w:t>tipoDocumento</w:t>
            </w:r>
            <w:proofErr w:type="spellEnd"/>
          </w:p>
        </w:tc>
        <w:tc>
          <w:tcPr>
            <w:tcW w:w="2268" w:type="dxa"/>
          </w:tcPr>
          <w:p w14:paraId="0A8D0579" w14:textId="30D1C3D9" w:rsidR="00094ED9" w:rsidRPr="00D60902" w:rsidRDefault="00DD1442" w:rsidP="00E26142">
            <w:pPr>
              <w:rPr>
                <w:lang w:val="en-GB"/>
                <w:rPrChange w:id="930" w:author="Armando Rocca" w:date="2022-01-31T13:32:00Z">
                  <w:rPr>
                    <w:lang w:val="pt-BR"/>
                  </w:rPr>
                </w:rPrChange>
              </w:rPr>
            </w:pPr>
            <w:r w:rsidRPr="00D60902">
              <w:rPr>
                <w:lang w:val="en-GB"/>
                <w:rPrChange w:id="931" w:author="Armando Rocca" w:date="2022-01-31T13:32:00Z">
                  <w:rPr>
                    <w:lang w:val="pt-BR"/>
                  </w:rPr>
                </w:rPrChange>
              </w:rPr>
              <w:t>Document Type</w:t>
            </w:r>
          </w:p>
        </w:tc>
        <w:tc>
          <w:tcPr>
            <w:tcW w:w="4252" w:type="dxa"/>
          </w:tcPr>
          <w:p w14:paraId="7DCF8D23" w14:textId="77777777" w:rsidR="00094ED9" w:rsidRPr="00D60902" w:rsidRDefault="00DD1442" w:rsidP="00E26142">
            <w:pPr>
              <w:rPr>
                <w:lang w:val="en-GB"/>
                <w:rPrChange w:id="932" w:author="Armando Rocca" w:date="2022-01-31T13:32:00Z">
                  <w:rPr>
                    <w:lang w:val="pt-BR"/>
                  </w:rPr>
                </w:rPrChange>
              </w:rPr>
            </w:pPr>
            <w:r w:rsidRPr="00D60902">
              <w:rPr>
                <w:lang w:val="en-GB"/>
                <w:rPrChange w:id="933" w:author="Armando Rocca" w:date="2022-01-31T13:32:00Z">
                  <w:rPr>
                    <w:lang w:val="pt-BR"/>
                  </w:rPr>
                </w:rPrChange>
              </w:rPr>
              <w:t xml:space="preserve">Possible Values (DEL/SOW) </w:t>
            </w:r>
          </w:p>
          <w:p w14:paraId="5F17AA67" w14:textId="4001DCCE" w:rsidR="00DD1442" w:rsidRPr="00D60902" w:rsidRDefault="00DD1442" w:rsidP="00E26142">
            <w:pPr>
              <w:rPr>
                <w:lang w:val="en-GB"/>
                <w:rPrChange w:id="934" w:author="Armando Rocca" w:date="2022-01-31T13:32:00Z">
                  <w:rPr>
                    <w:lang w:val="pt-BR"/>
                  </w:rPr>
                </w:rPrChange>
              </w:rPr>
            </w:pPr>
            <w:r w:rsidRPr="00D60902">
              <w:rPr>
                <w:lang w:val="en-GB"/>
                <w:rPrChange w:id="935" w:author="Armando Rocca" w:date="2022-01-31T13:32:00Z">
                  <w:rPr>
                    <w:lang w:val="pt-BR"/>
                  </w:rPr>
                </w:rPrChange>
              </w:rPr>
              <w:t xml:space="preserve">A new dropdown field will be added in the form </w:t>
            </w:r>
          </w:p>
        </w:tc>
      </w:tr>
      <w:tr w:rsidR="00094ED9" w:rsidRPr="00D60902" w14:paraId="101867D0" w14:textId="77777777" w:rsidTr="00F00E5B">
        <w:tc>
          <w:tcPr>
            <w:tcW w:w="2830" w:type="dxa"/>
          </w:tcPr>
          <w:p w14:paraId="21AB193C" w14:textId="59830996" w:rsidR="00094ED9" w:rsidRPr="00D60902" w:rsidRDefault="00DD1442" w:rsidP="00E26142">
            <w:pPr>
              <w:rPr>
                <w:lang w:val="en-GB"/>
                <w:rPrChange w:id="936" w:author="Armando Rocca" w:date="2022-01-31T13:32:00Z">
                  <w:rPr>
                    <w:lang w:val="pt-BR"/>
                  </w:rPr>
                </w:rPrChange>
              </w:rPr>
            </w:pPr>
            <w:proofErr w:type="spellStart"/>
            <w:r w:rsidRPr="00D60902">
              <w:rPr>
                <w:lang w:val="en-GB"/>
                <w:rPrChange w:id="937" w:author="Armando Rocca" w:date="2022-01-31T13:32:00Z">
                  <w:rPr>
                    <w:lang w:val="pt-BR"/>
                  </w:rPr>
                </w:rPrChange>
              </w:rPr>
              <w:t>sottodocumento</w:t>
            </w:r>
            <w:proofErr w:type="spellEnd"/>
          </w:p>
        </w:tc>
        <w:tc>
          <w:tcPr>
            <w:tcW w:w="2268" w:type="dxa"/>
          </w:tcPr>
          <w:p w14:paraId="3BF3CE84" w14:textId="02229553" w:rsidR="00094ED9" w:rsidRPr="00D60902" w:rsidRDefault="00DD1442" w:rsidP="00E26142">
            <w:pPr>
              <w:rPr>
                <w:lang w:val="en-GB"/>
                <w:rPrChange w:id="938" w:author="Armando Rocca" w:date="2022-01-31T13:32:00Z">
                  <w:rPr>
                    <w:lang w:val="pt-BR"/>
                  </w:rPr>
                </w:rPrChange>
              </w:rPr>
            </w:pPr>
            <w:r w:rsidRPr="00D60902">
              <w:rPr>
                <w:lang w:val="en-GB"/>
                <w:rPrChange w:id="939" w:author="Armando Rocca" w:date="2022-01-31T13:32:00Z">
                  <w:rPr>
                    <w:lang w:val="pt-BR"/>
                  </w:rPr>
                </w:rPrChange>
              </w:rPr>
              <w:t>Part</w:t>
            </w:r>
          </w:p>
        </w:tc>
        <w:tc>
          <w:tcPr>
            <w:tcW w:w="4252" w:type="dxa"/>
          </w:tcPr>
          <w:p w14:paraId="13466EE1" w14:textId="1B4A4A76" w:rsidR="00094ED9" w:rsidRPr="00D60902" w:rsidRDefault="00DD1442" w:rsidP="00E26142">
            <w:pPr>
              <w:rPr>
                <w:lang w:val="en-GB"/>
                <w:rPrChange w:id="940" w:author="Armando Rocca" w:date="2022-01-31T13:32:00Z">
                  <w:rPr>
                    <w:lang w:val="pt-BR"/>
                  </w:rPr>
                </w:rPrChange>
              </w:rPr>
            </w:pPr>
            <w:r w:rsidRPr="00D60902">
              <w:rPr>
                <w:lang w:val="en-GB"/>
                <w:rPrChange w:id="941" w:author="Armando Rocca" w:date="2022-01-31T13:32:00Z">
                  <w:rPr>
                    <w:lang w:val="pt-BR"/>
                  </w:rPr>
                </w:rPrChange>
              </w:rPr>
              <w:t>A new text field</w:t>
            </w:r>
            <w:r w:rsidR="004A1018" w:rsidRPr="00D60902">
              <w:rPr>
                <w:lang w:val="en-GB"/>
                <w:rPrChange w:id="942" w:author="Armando Rocca" w:date="2022-01-31T13:32:00Z">
                  <w:rPr>
                    <w:lang w:val="pt-BR"/>
                  </w:rPr>
                </w:rPrChange>
              </w:rPr>
              <w:t xml:space="preserve"> (3 characters)</w:t>
            </w:r>
            <w:r w:rsidRPr="00D60902">
              <w:rPr>
                <w:lang w:val="en-GB"/>
                <w:rPrChange w:id="943" w:author="Armando Rocca" w:date="2022-01-31T13:32:00Z">
                  <w:rPr>
                    <w:lang w:val="pt-BR"/>
                  </w:rPr>
                </w:rPrChange>
              </w:rPr>
              <w:t xml:space="preserve"> will be added in the form. It could accept only number</w:t>
            </w:r>
            <w:r w:rsidR="004A1018" w:rsidRPr="00D60902">
              <w:rPr>
                <w:lang w:val="en-GB"/>
                <w:rPrChange w:id="944" w:author="Armando Rocca" w:date="2022-01-31T13:32:00Z">
                  <w:rPr>
                    <w:lang w:val="pt-BR"/>
                  </w:rPr>
                </w:rPrChange>
              </w:rPr>
              <w:t xml:space="preserve">. </w:t>
            </w:r>
          </w:p>
        </w:tc>
      </w:tr>
      <w:tr w:rsidR="00094ED9" w:rsidRPr="00D60902" w14:paraId="4502D612" w14:textId="77777777" w:rsidTr="00F00E5B">
        <w:tc>
          <w:tcPr>
            <w:tcW w:w="2830" w:type="dxa"/>
          </w:tcPr>
          <w:p w14:paraId="13534146" w14:textId="0C48C54D" w:rsidR="00094ED9" w:rsidRPr="00D60902" w:rsidRDefault="00DD1442" w:rsidP="00E26142">
            <w:pPr>
              <w:rPr>
                <w:lang w:val="en-GB"/>
                <w:rPrChange w:id="945" w:author="Armando Rocca" w:date="2022-01-31T13:32:00Z">
                  <w:rPr>
                    <w:lang w:val="pt-BR"/>
                  </w:rPr>
                </w:rPrChange>
              </w:rPr>
            </w:pPr>
            <w:proofErr w:type="spellStart"/>
            <w:r w:rsidRPr="00D60902">
              <w:rPr>
                <w:lang w:val="en-GB"/>
                <w:rPrChange w:id="946" w:author="Armando Rocca" w:date="2022-01-31T13:32:00Z">
                  <w:rPr>
                    <w:lang w:val="pt-BR"/>
                  </w:rPr>
                </w:rPrChange>
              </w:rPr>
              <w:t>versioneDocumento</w:t>
            </w:r>
            <w:proofErr w:type="spellEnd"/>
          </w:p>
        </w:tc>
        <w:tc>
          <w:tcPr>
            <w:tcW w:w="2268" w:type="dxa"/>
          </w:tcPr>
          <w:p w14:paraId="7BFBE26F" w14:textId="5A4C10B5" w:rsidR="00094ED9" w:rsidRPr="00D60902" w:rsidRDefault="004A1018" w:rsidP="00E26142">
            <w:pPr>
              <w:rPr>
                <w:lang w:val="en-GB"/>
                <w:rPrChange w:id="947" w:author="Armando Rocca" w:date="2022-01-31T13:32:00Z">
                  <w:rPr>
                    <w:lang w:val="pt-BR"/>
                  </w:rPr>
                </w:rPrChange>
              </w:rPr>
            </w:pPr>
            <w:r w:rsidRPr="00D60902">
              <w:rPr>
                <w:lang w:val="en-GB"/>
                <w:rPrChange w:id="948" w:author="Armando Rocca" w:date="2022-01-31T13:32:00Z">
                  <w:rPr>
                    <w:lang w:val="pt-BR"/>
                  </w:rPr>
                </w:rPrChange>
              </w:rPr>
              <w:t>Version</w:t>
            </w:r>
          </w:p>
        </w:tc>
        <w:tc>
          <w:tcPr>
            <w:tcW w:w="4252" w:type="dxa"/>
          </w:tcPr>
          <w:p w14:paraId="092AAB85" w14:textId="20DE275F" w:rsidR="00094ED9" w:rsidRPr="00D60902" w:rsidRDefault="005124A1" w:rsidP="00E26142">
            <w:pPr>
              <w:rPr>
                <w:lang w:val="en-GB"/>
                <w:rPrChange w:id="949" w:author="Armando Rocca" w:date="2022-01-31T13:32:00Z">
                  <w:rPr>
                    <w:lang w:val="pt-BR"/>
                  </w:rPr>
                </w:rPrChange>
              </w:rPr>
            </w:pPr>
            <w:r w:rsidRPr="00D60902">
              <w:rPr>
                <w:lang w:val="en-GB"/>
                <w:rPrChange w:id="950" w:author="Armando Rocca" w:date="2022-01-31T13:32:00Z">
                  <w:rPr>
                    <w:lang w:val="pt-BR"/>
                  </w:rPr>
                </w:rPrChange>
              </w:rPr>
              <w:t>A new dropdown field will be added in the form. Possible value (00 to 99).</w:t>
            </w:r>
          </w:p>
        </w:tc>
      </w:tr>
      <w:tr w:rsidR="00094ED9" w:rsidRPr="00D60902" w14:paraId="74744E38" w14:textId="77777777" w:rsidTr="00F00E5B">
        <w:tc>
          <w:tcPr>
            <w:tcW w:w="2830" w:type="dxa"/>
          </w:tcPr>
          <w:p w14:paraId="18DB58B1" w14:textId="2A78797E" w:rsidR="00094ED9" w:rsidRPr="00D60902" w:rsidRDefault="00DD1442" w:rsidP="00E26142">
            <w:pPr>
              <w:rPr>
                <w:lang w:val="en-GB"/>
                <w:rPrChange w:id="951" w:author="Armando Rocca" w:date="2022-01-31T13:32:00Z">
                  <w:rPr>
                    <w:lang w:val="pt-BR"/>
                  </w:rPr>
                </w:rPrChange>
              </w:rPr>
            </w:pPr>
            <w:proofErr w:type="spellStart"/>
            <w:r w:rsidRPr="00D60902">
              <w:rPr>
                <w:lang w:val="en-GB"/>
                <w:rPrChange w:id="952" w:author="Armando Rocca" w:date="2022-01-31T13:32:00Z">
                  <w:rPr>
                    <w:lang w:val="pt-BR"/>
                  </w:rPr>
                </w:rPrChange>
              </w:rPr>
              <w:t>descrizione</w:t>
            </w:r>
            <w:proofErr w:type="spellEnd"/>
          </w:p>
        </w:tc>
        <w:tc>
          <w:tcPr>
            <w:tcW w:w="2268" w:type="dxa"/>
          </w:tcPr>
          <w:p w14:paraId="31E64436" w14:textId="0FB73167" w:rsidR="00094ED9" w:rsidRPr="00D60902" w:rsidRDefault="00AF363B" w:rsidP="00E26142">
            <w:pPr>
              <w:rPr>
                <w:lang w:val="en-GB"/>
                <w:rPrChange w:id="953" w:author="Armando Rocca" w:date="2022-01-31T13:32:00Z">
                  <w:rPr>
                    <w:lang w:val="pt-BR"/>
                  </w:rPr>
                </w:rPrChange>
              </w:rPr>
            </w:pPr>
            <w:r w:rsidRPr="00D60902">
              <w:rPr>
                <w:lang w:val="en-GB"/>
                <w:rPrChange w:id="954" w:author="Armando Rocca" w:date="2022-01-31T13:32:00Z">
                  <w:rPr>
                    <w:lang w:val="pt-BR"/>
                  </w:rPr>
                </w:rPrChange>
              </w:rPr>
              <w:t>Title</w:t>
            </w:r>
          </w:p>
        </w:tc>
        <w:tc>
          <w:tcPr>
            <w:tcW w:w="4252" w:type="dxa"/>
          </w:tcPr>
          <w:p w14:paraId="69D39126" w14:textId="77777777" w:rsidR="00094ED9" w:rsidRPr="00D60902" w:rsidRDefault="00094ED9" w:rsidP="00E26142">
            <w:pPr>
              <w:rPr>
                <w:lang w:val="en-GB"/>
                <w:rPrChange w:id="955" w:author="Armando Rocca" w:date="2022-01-31T13:32:00Z">
                  <w:rPr>
                    <w:lang w:val="pt-BR"/>
                  </w:rPr>
                </w:rPrChange>
              </w:rPr>
            </w:pPr>
          </w:p>
        </w:tc>
      </w:tr>
      <w:tr w:rsidR="00094ED9" w:rsidRPr="00D60902" w14:paraId="48E3D0A6" w14:textId="77777777" w:rsidTr="00F00E5B">
        <w:tc>
          <w:tcPr>
            <w:tcW w:w="2830" w:type="dxa"/>
          </w:tcPr>
          <w:p w14:paraId="19F7AE62" w14:textId="64BA4EB7" w:rsidR="00094ED9" w:rsidRPr="00D60902" w:rsidRDefault="00DD1442" w:rsidP="00E26142">
            <w:pPr>
              <w:rPr>
                <w:lang w:val="en-GB"/>
                <w:rPrChange w:id="956" w:author="Armando Rocca" w:date="2022-01-31T13:32:00Z">
                  <w:rPr>
                    <w:lang w:val="pt-BR"/>
                  </w:rPr>
                </w:rPrChange>
              </w:rPr>
            </w:pPr>
            <w:proofErr w:type="spellStart"/>
            <w:r w:rsidRPr="00D60902">
              <w:rPr>
                <w:lang w:val="en-GB"/>
                <w:rPrChange w:id="957" w:author="Armando Rocca" w:date="2022-01-31T13:32:00Z">
                  <w:rPr>
                    <w:lang w:val="pt-BR"/>
                  </w:rPr>
                </w:rPrChange>
              </w:rPr>
              <w:t>statoDocumento</w:t>
            </w:r>
            <w:proofErr w:type="spellEnd"/>
          </w:p>
        </w:tc>
        <w:tc>
          <w:tcPr>
            <w:tcW w:w="2268" w:type="dxa"/>
          </w:tcPr>
          <w:p w14:paraId="4DE9AA29" w14:textId="5AADD172" w:rsidR="00094ED9" w:rsidRPr="00D60902" w:rsidRDefault="00AF363B" w:rsidP="00E26142">
            <w:pPr>
              <w:rPr>
                <w:lang w:val="en-GB"/>
                <w:rPrChange w:id="958" w:author="Armando Rocca" w:date="2022-01-31T13:32:00Z">
                  <w:rPr>
                    <w:lang w:val="pt-BR"/>
                  </w:rPr>
                </w:rPrChange>
              </w:rPr>
            </w:pPr>
            <w:r w:rsidRPr="00D60902">
              <w:rPr>
                <w:lang w:val="en-GB"/>
                <w:rPrChange w:id="959" w:author="Armando Rocca" w:date="2022-01-31T13:32:00Z">
                  <w:rPr>
                    <w:lang w:val="pt-BR"/>
                  </w:rPr>
                </w:rPrChange>
              </w:rPr>
              <w:t>Document Status</w:t>
            </w:r>
          </w:p>
        </w:tc>
        <w:tc>
          <w:tcPr>
            <w:tcW w:w="4252" w:type="dxa"/>
          </w:tcPr>
          <w:p w14:paraId="1831C874" w14:textId="4B3897FE" w:rsidR="00094ED9" w:rsidRPr="00D60902" w:rsidRDefault="00AF363B" w:rsidP="00E26142">
            <w:pPr>
              <w:rPr>
                <w:lang w:val="en-GB"/>
                <w:rPrChange w:id="960" w:author="Armando Rocca" w:date="2022-01-31T13:32:00Z">
                  <w:rPr>
                    <w:lang w:val="pt-BR"/>
                  </w:rPr>
                </w:rPrChange>
              </w:rPr>
            </w:pPr>
            <w:r w:rsidRPr="00D60902">
              <w:rPr>
                <w:lang w:val="en-GB"/>
                <w:rPrChange w:id="961" w:author="Armando Rocca" w:date="2022-01-31T13:32:00Z">
                  <w:rPr>
                    <w:lang w:val="pt-BR"/>
                  </w:rPr>
                </w:rPrChange>
              </w:rPr>
              <w:t>A new dropdown field wil</w:t>
            </w:r>
            <w:ins w:id="962" w:author="Armando Rocca" w:date="2022-02-01T17:26:00Z">
              <w:r w:rsidR="00CD1888">
                <w:rPr>
                  <w:lang w:val="en-GB"/>
                </w:rPr>
                <w:t>l</w:t>
              </w:r>
            </w:ins>
            <w:r w:rsidRPr="00D60902">
              <w:rPr>
                <w:lang w:val="en-GB"/>
                <w:rPrChange w:id="963" w:author="Armando Rocca" w:date="2022-01-31T13:32:00Z">
                  <w:rPr>
                    <w:lang w:val="pt-BR"/>
                  </w:rPr>
                </w:rPrChange>
              </w:rPr>
              <w:t xml:space="preserve"> be added in the form. Only the CR value is accepted.  </w:t>
            </w:r>
          </w:p>
        </w:tc>
      </w:tr>
      <w:tr w:rsidR="00094ED9" w:rsidRPr="00D60902" w14:paraId="29E25E6B" w14:textId="77777777" w:rsidTr="00F00E5B">
        <w:tc>
          <w:tcPr>
            <w:tcW w:w="2830" w:type="dxa"/>
          </w:tcPr>
          <w:p w14:paraId="66C84738" w14:textId="5D74F99F" w:rsidR="00094ED9" w:rsidRPr="00D60902" w:rsidRDefault="00DD1442" w:rsidP="00E26142">
            <w:pPr>
              <w:rPr>
                <w:lang w:val="en-GB"/>
                <w:rPrChange w:id="964" w:author="Armando Rocca" w:date="2022-01-31T13:32:00Z">
                  <w:rPr>
                    <w:lang w:val="pt-BR"/>
                  </w:rPr>
                </w:rPrChange>
              </w:rPr>
            </w:pPr>
            <w:proofErr w:type="spellStart"/>
            <w:r w:rsidRPr="00D60902">
              <w:rPr>
                <w:lang w:val="en-GB"/>
                <w:rPrChange w:id="965" w:author="Armando Rocca" w:date="2022-01-31T13:32:00Z">
                  <w:rPr>
                    <w:lang w:val="pt-BR"/>
                  </w:rPr>
                </w:rPrChange>
              </w:rPr>
              <w:t>utenteCreazione</w:t>
            </w:r>
            <w:proofErr w:type="spellEnd"/>
          </w:p>
        </w:tc>
        <w:tc>
          <w:tcPr>
            <w:tcW w:w="2268" w:type="dxa"/>
          </w:tcPr>
          <w:p w14:paraId="2C612429" w14:textId="2CAFD76A" w:rsidR="00094ED9" w:rsidRPr="00D60902" w:rsidRDefault="00FF44B6" w:rsidP="00E26142">
            <w:pPr>
              <w:rPr>
                <w:lang w:val="en-GB"/>
                <w:rPrChange w:id="966" w:author="Armando Rocca" w:date="2022-01-31T13:32:00Z">
                  <w:rPr>
                    <w:lang w:val="pt-BR"/>
                  </w:rPr>
                </w:rPrChange>
              </w:rPr>
            </w:pPr>
            <w:r w:rsidRPr="00D60902">
              <w:rPr>
                <w:lang w:val="en-GB"/>
              </w:rPr>
              <w:t>Responsible</w:t>
            </w:r>
          </w:p>
        </w:tc>
        <w:tc>
          <w:tcPr>
            <w:tcW w:w="4252" w:type="dxa"/>
          </w:tcPr>
          <w:p w14:paraId="25B4F331" w14:textId="035AB182" w:rsidR="00094ED9" w:rsidRPr="00D60902" w:rsidRDefault="002F12F9" w:rsidP="00E26142">
            <w:pPr>
              <w:rPr>
                <w:lang w:val="en-GB"/>
                <w:rPrChange w:id="967" w:author="Armando Rocca" w:date="2022-01-31T13:32:00Z">
                  <w:rPr>
                    <w:lang w:val="pt-BR"/>
                  </w:rPr>
                </w:rPrChange>
              </w:rPr>
            </w:pPr>
            <w:r w:rsidRPr="00D60902">
              <w:rPr>
                <w:lang w:val="en-GB"/>
                <w:rPrChange w:id="968" w:author="Armando Rocca" w:date="2022-01-31T13:32:00Z">
                  <w:rPr>
                    <w:lang w:val="pt-BR"/>
                  </w:rPr>
                </w:rPrChange>
              </w:rPr>
              <w:t xml:space="preserve">Seem that we have to send the username. </w:t>
            </w:r>
          </w:p>
        </w:tc>
      </w:tr>
      <w:tr w:rsidR="00094ED9" w:rsidRPr="00D60902" w14:paraId="33CB0E1D" w14:textId="77777777" w:rsidTr="00F00E5B">
        <w:tc>
          <w:tcPr>
            <w:tcW w:w="2830" w:type="dxa"/>
          </w:tcPr>
          <w:p w14:paraId="328D3205" w14:textId="5FB644B0" w:rsidR="00094ED9" w:rsidRPr="00D60902" w:rsidRDefault="00DD1442" w:rsidP="00E26142">
            <w:pPr>
              <w:rPr>
                <w:lang w:val="en-GB"/>
                <w:rPrChange w:id="969" w:author="Armando Rocca" w:date="2022-01-31T13:32:00Z">
                  <w:rPr>
                    <w:lang w:val="pt-BR"/>
                  </w:rPr>
                </w:rPrChange>
              </w:rPr>
            </w:pPr>
            <w:proofErr w:type="spellStart"/>
            <w:r w:rsidRPr="00D60902">
              <w:rPr>
                <w:lang w:val="en-GB"/>
                <w:rPrChange w:id="970" w:author="Armando Rocca" w:date="2022-01-31T13:32:00Z">
                  <w:rPr>
                    <w:lang w:val="pt-BR"/>
                  </w:rPr>
                </w:rPrChange>
              </w:rPr>
              <w:t>laboratorio</w:t>
            </w:r>
            <w:proofErr w:type="spellEnd"/>
          </w:p>
        </w:tc>
        <w:tc>
          <w:tcPr>
            <w:tcW w:w="2268" w:type="dxa"/>
          </w:tcPr>
          <w:p w14:paraId="6DC4B7DA" w14:textId="49E66046" w:rsidR="00094ED9" w:rsidRPr="00D60902" w:rsidRDefault="00F00E5B" w:rsidP="00E26142">
            <w:pPr>
              <w:rPr>
                <w:lang w:val="en-GB"/>
                <w:rPrChange w:id="971" w:author="Armando Rocca" w:date="2022-01-31T13:32:00Z">
                  <w:rPr>
                    <w:lang w:val="pt-BR"/>
                  </w:rPr>
                </w:rPrChange>
              </w:rPr>
            </w:pPr>
            <w:r w:rsidRPr="00D60902">
              <w:rPr>
                <w:lang w:val="en-GB"/>
                <w:rPrChange w:id="972" w:author="Armando Rocca" w:date="2022-01-31T13:32:00Z">
                  <w:rPr>
                    <w:lang w:val="pt-BR"/>
                  </w:rPr>
                </w:rPrChange>
              </w:rPr>
              <w:t>Laboratory</w:t>
            </w:r>
          </w:p>
        </w:tc>
        <w:tc>
          <w:tcPr>
            <w:tcW w:w="4252" w:type="dxa"/>
          </w:tcPr>
          <w:p w14:paraId="2ECE1A13" w14:textId="2E8B17D4" w:rsidR="00094ED9" w:rsidRPr="00D60902" w:rsidRDefault="002F12F9" w:rsidP="00E26142">
            <w:pPr>
              <w:rPr>
                <w:lang w:val="en-GB"/>
                <w:rPrChange w:id="973" w:author="Armando Rocca" w:date="2022-01-31T13:32:00Z">
                  <w:rPr>
                    <w:lang w:val="pt-BR"/>
                  </w:rPr>
                </w:rPrChange>
              </w:rPr>
            </w:pPr>
            <w:r w:rsidRPr="00D60902">
              <w:rPr>
                <w:lang w:val="en-GB"/>
                <w:rPrChange w:id="974" w:author="Armando Rocca" w:date="2022-01-31T13:32:00Z">
                  <w:rPr>
                    <w:lang w:val="pt-BR"/>
                  </w:rPr>
                </w:rPrChange>
              </w:rPr>
              <w:t xml:space="preserve">A new dropdown field will be added in the form. Multiple value </w:t>
            </w:r>
            <w:r w:rsidR="00F524D3" w:rsidRPr="00D60902">
              <w:rPr>
                <w:lang w:val="en-GB"/>
                <w:rPrChange w:id="975" w:author="Armando Rocca" w:date="2022-01-31T13:32:00Z">
                  <w:rPr>
                    <w:lang w:val="pt-BR"/>
                  </w:rPr>
                </w:rPrChange>
              </w:rPr>
              <w:t xml:space="preserve">will be available. The full list will be provided by </w:t>
            </w:r>
            <w:r w:rsidR="00134AA3" w:rsidRPr="00134AA3">
              <w:rPr>
                <w:lang w:val="en-GB"/>
              </w:rPr>
              <w:t>Fincantieri’s</w:t>
            </w:r>
            <w:r w:rsidR="00F524D3" w:rsidRPr="00D60902">
              <w:rPr>
                <w:lang w:val="en-GB"/>
                <w:rPrChange w:id="976" w:author="Armando Rocca" w:date="2022-01-31T13:32:00Z">
                  <w:rPr>
                    <w:lang w:val="pt-BR"/>
                  </w:rPr>
                </w:rPrChange>
              </w:rPr>
              <w:t xml:space="preserve"> (A01, A02)</w:t>
            </w:r>
          </w:p>
        </w:tc>
      </w:tr>
      <w:tr w:rsidR="00094ED9" w:rsidRPr="00D60902" w14:paraId="00E30FEA" w14:textId="77777777" w:rsidTr="00F00E5B">
        <w:tc>
          <w:tcPr>
            <w:tcW w:w="2830" w:type="dxa"/>
          </w:tcPr>
          <w:p w14:paraId="22ED94E3" w14:textId="1641AB88" w:rsidR="00094ED9" w:rsidRPr="00D60902" w:rsidRDefault="00DD1442" w:rsidP="00E26142">
            <w:pPr>
              <w:rPr>
                <w:lang w:val="en-GB"/>
                <w:rPrChange w:id="977" w:author="Armando Rocca" w:date="2022-01-31T13:32:00Z">
                  <w:rPr>
                    <w:lang w:val="pt-BR"/>
                  </w:rPr>
                </w:rPrChange>
              </w:rPr>
            </w:pPr>
            <w:r w:rsidRPr="00D60902">
              <w:rPr>
                <w:lang w:val="en-GB"/>
                <w:rPrChange w:id="978" w:author="Armando Rocca" w:date="2022-01-31T13:32:00Z">
                  <w:rPr>
                    <w:lang w:val="pt-BR"/>
                  </w:rPr>
                </w:rPrChange>
              </w:rPr>
              <w:t>deliverable</w:t>
            </w:r>
          </w:p>
        </w:tc>
        <w:tc>
          <w:tcPr>
            <w:tcW w:w="2268" w:type="dxa"/>
          </w:tcPr>
          <w:p w14:paraId="0F757D71" w14:textId="66486F15" w:rsidR="00094ED9" w:rsidRPr="00D60902" w:rsidRDefault="00355E6A" w:rsidP="00E26142">
            <w:pPr>
              <w:rPr>
                <w:lang w:val="en-GB"/>
                <w:rPrChange w:id="979" w:author="Armando Rocca" w:date="2022-01-31T13:32:00Z">
                  <w:rPr>
                    <w:lang w:val="pt-BR"/>
                  </w:rPr>
                </w:rPrChange>
              </w:rPr>
            </w:pPr>
            <w:r w:rsidRPr="00D60902">
              <w:rPr>
                <w:lang w:val="en-GB"/>
                <w:rPrChange w:id="980" w:author="Armando Rocca" w:date="2022-01-31T13:32:00Z">
                  <w:rPr>
                    <w:lang w:val="pt-BR"/>
                  </w:rPr>
                </w:rPrChange>
              </w:rPr>
              <w:t>Document name</w:t>
            </w:r>
          </w:p>
        </w:tc>
        <w:tc>
          <w:tcPr>
            <w:tcW w:w="4252" w:type="dxa"/>
          </w:tcPr>
          <w:p w14:paraId="59C43FF6" w14:textId="6613D592" w:rsidR="00FB2A8C" w:rsidRPr="00D60902" w:rsidRDefault="00FB2A8C" w:rsidP="00E26142">
            <w:pPr>
              <w:rPr>
                <w:lang w:val="en-GB"/>
                <w:rPrChange w:id="981" w:author="Armando Rocca" w:date="2022-01-31T13:32:00Z">
                  <w:rPr>
                    <w:lang w:val="pt-BR"/>
                  </w:rPr>
                </w:rPrChange>
              </w:rPr>
            </w:pPr>
            <w:r w:rsidRPr="00D60902">
              <w:rPr>
                <w:lang w:val="en-GB"/>
                <w:rPrChange w:id="982" w:author="Armando Rocca" w:date="2022-01-31T13:32:00Z">
                  <w:rPr>
                    <w:lang w:val="pt-BR"/>
                  </w:rPr>
                </w:rPrChange>
              </w:rPr>
              <w:t xml:space="preserve">TBD, for now I suggest </w:t>
            </w:r>
            <w:del w:id="983" w:author="Armando Rocca" w:date="2022-02-01T10:44:00Z">
              <w:r w:rsidRPr="00D60902" w:rsidDel="00814519">
                <w:rPr>
                  <w:lang w:val="en-GB"/>
                  <w:rPrChange w:id="984" w:author="Armando Rocca" w:date="2022-01-31T13:32:00Z">
                    <w:rPr>
                      <w:lang w:val="pt-BR"/>
                    </w:rPr>
                  </w:rPrChange>
                </w:rPr>
                <w:delText>to insert</w:delText>
              </w:r>
            </w:del>
            <w:ins w:id="985" w:author="Armando Rocca" w:date="2022-02-01T10:44:00Z">
              <w:r w:rsidR="00814519" w:rsidRPr="00814519">
                <w:rPr>
                  <w:lang w:val="en-GB"/>
                </w:rPr>
                <w:t>inserting</w:t>
              </w:r>
            </w:ins>
            <w:r w:rsidRPr="00D60902">
              <w:rPr>
                <w:lang w:val="en-GB"/>
                <w:rPrChange w:id="986" w:author="Armando Rocca" w:date="2022-01-31T13:32:00Z">
                  <w:rPr>
                    <w:lang w:val="pt-BR"/>
                  </w:rPr>
                </w:rPrChange>
              </w:rPr>
              <w:t xml:space="preserve"> a new text field in the form.</w:t>
            </w:r>
          </w:p>
          <w:p w14:paraId="295A1BA3" w14:textId="33E580FB" w:rsidR="00355E6A" w:rsidRPr="00D60902" w:rsidRDefault="00355E6A" w:rsidP="00E26142">
            <w:pPr>
              <w:rPr>
                <w:lang w:val="en-GB"/>
                <w:rPrChange w:id="987" w:author="Armando Rocca" w:date="2022-01-31T13:32:00Z">
                  <w:rPr>
                    <w:lang w:val="pt-BR"/>
                  </w:rPr>
                </w:rPrChange>
              </w:rPr>
            </w:pPr>
          </w:p>
        </w:tc>
      </w:tr>
      <w:tr w:rsidR="00E26142" w:rsidRPr="00D60902" w14:paraId="60CBB832" w14:textId="77777777" w:rsidTr="00F00E5B">
        <w:tc>
          <w:tcPr>
            <w:tcW w:w="2830" w:type="dxa"/>
          </w:tcPr>
          <w:p w14:paraId="58022FAE" w14:textId="06A26BCD" w:rsidR="00E26142" w:rsidRPr="00D60902" w:rsidRDefault="00E26142" w:rsidP="00E26142">
            <w:pPr>
              <w:rPr>
                <w:lang w:val="en-GB"/>
                <w:rPrChange w:id="988" w:author="Armando Rocca" w:date="2022-01-31T13:32:00Z">
                  <w:rPr>
                    <w:lang w:val="pt-BR"/>
                  </w:rPr>
                </w:rPrChange>
              </w:rPr>
            </w:pPr>
            <w:r w:rsidRPr="00D60902">
              <w:rPr>
                <w:lang w:val="en-GB"/>
                <w:rPrChange w:id="989" w:author="Armando Rocca" w:date="2022-01-31T13:32:00Z">
                  <w:rPr>
                    <w:lang w:val="pt-BR"/>
                  </w:rPr>
                </w:rPrChange>
              </w:rPr>
              <w:t xml:space="preserve">Data </w:t>
            </w:r>
            <w:proofErr w:type="spellStart"/>
            <w:r w:rsidRPr="00D60902">
              <w:rPr>
                <w:lang w:val="en-GB"/>
                <w:rPrChange w:id="990" w:author="Armando Rocca" w:date="2022-01-31T13:32:00Z">
                  <w:rPr>
                    <w:lang w:val="pt-BR"/>
                  </w:rPr>
                </w:rPrChange>
              </w:rPr>
              <w:t>scadenza</w:t>
            </w:r>
            <w:proofErr w:type="spellEnd"/>
            <w:r w:rsidRPr="00D60902">
              <w:rPr>
                <w:lang w:val="en-GB"/>
                <w:rPrChange w:id="991" w:author="Armando Rocca" w:date="2022-01-31T13:32:00Z">
                  <w:rPr>
                    <w:lang w:val="pt-BR"/>
                  </w:rPr>
                </w:rPrChange>
              </w:rPr>
              <w:t xml:space="preserve"> (</w:t>
            </w:r>
            <w:r w:rsidR="00F00E5B" w:rsidRPr="00D60902">
              <w:rPr>
                <w:lang w:val="en-GB"/>
                <w:rPrChange w:id="992" w:author="Armando Rocca" w:date="2022-01-31T13:32:00Z">
                  <w:rPr>
                    <w:lang w:val="pt-BR"/>
                  </w:rPr>
                </w:rPrChange>
              </w:rPr>
              <w:t>Due</w:t>
            </w:r>
            <w:r w:rsidRPr="00D60902">
              <w:rPr>
                <w:lang w:val="en-GB"/>
                <w:rPrChange w:id="993" w:author="Armando Rocca" w:date="2022-01-31T13:32:00Z">
                  <w:rPr>
                    <w:lang w:val="pt-BR"/>
                  </w:rPr>
                </w:rPrChange>
              </w:rPr>
              <w:t xml:space="preserve"> date)</w:t>
            </w:r>
          </w:p>
        </w:tc>
        <w:tc>
          <w:tcPr>
            <w:tcW w:w="2268" w:type="dxa"/>
          </w:tcPr>
          <w:p w14:paraId="66EC0990" w14:textId="06478E84" w:rsidR="00E26142" w:rsidRPr="00D60902" w:rsidRDefault="00155B67" w:rsidP="00E26142">
            <w:pPr>
              <w:rPr>
                <w:lang w:val="en-GB"/>
                <w:rPrChange w:id="994" w:author="Armando Rocca" w:date="2022-01-31T13:32:00Z">
                  <w:rPr>
                    <w:lang w:val="pt-BR"/>
                  </w:rPr>
                </w:rPrChange>
              </w:rPr>
            </w:pPr>
            <w:r w:rsidRPr="00D60902">
              <w:rPr>
                <w:lang w:val="en-GB"/>
                <w:rPrChange w:id="995" w:author="Armando Rocca" w:date="2022-01-31T13:32:00Z">
                  <w:rPr>
                    <w:lang w:val="pt-BR"/>
                  </w:rPr>
                </w:rPrChange>
              </w:rPr>
              <w:t>Due Date</w:t>
            </w:r>
          </w:p>
        </w:tc>
        <w:tc>
          <w:tcPr>
            <w:tcW w:w="4252" w:type="dxa"/>
          </w:tcPr>
          <w:p w14:paraId="0837D3F9" w14:textId="5D69CCB8" w:rsidR="00E26142" w:rsidRPr="00D60902" w:rsidRDefault="00155B67" w:rsidP="00E26142">
            <w:pPr>
              <w:rPr>
                <w:lang w:val="en-GB"/>
                <w:rPrChange w:id="996" w:author="Armando Rocca" w:date="2022-01-31T13:32:00Z">
                  <w:rPr>
                    <w:lang w:val="pt-BR"/>
                  </w:rPr>
                </w:rPrChange>
              </w:rPr>
            </w:pPr>
            <w:r w:rsidRPr="00D60902">
              <w:rPr>
                <w:lang w:val="en-GB"/>
                <w:rPrChange w:id="997" w:author="Armando Rocca" w:date="2022-01-31T13:32:00Z">
                  <w:rPr>
                    <w:lang w:val="pt-BR"/>
                  </w:rPr>
                </w:rPrChange>
              </w:rPr>
              <w:t>Field already defined in the form</w:t>
            </w:r>
          </w:p>
        </w:tc>
      </w:tr>
      <w:tr w:rsidR="00E26142" w:rsidRPr="00D60902" w14:paraId="6AF60422" w14:textId="77777777" w:rsidTr="00F00E5B">
        <w:tc>
          <w:tcPr>
            <w:tcW w:w="2830" w:type="dxa"/>
          </w:tcPr>
          <w:p w14:paraId="02662D9C" w14:textId="2AE7F975" w:rsidR="00E26142" w:rsidRPr="00D60902" w:rsidRDefault="00E26142" w:rsidP="00E26142">
            <w:pPr>
              <w:rPr>
                <w:lang w:val="en-GB"/>
                <w:rPrChange w:id="998" w:author="Armando Rocca" w:date="2022-01-31T13:32:00Z">
                  <w:rPr>
                    <w:lang w:val="pt-BR"/>
                  </w:rPr>
                </w:rPrChange>
              </w:rPr>
            </w:pPr>
            <w:r w:rsidRPr="00D60902">
              <w:rPr>
                <w:lang w:val="en-GB"/>
                <w:rPrChange w:id="999" w:author="Armando Rocca" w:date="2022-01-31T13:32:00Z">
                  <w:rPr>
                    <w:lang w:val="pt-BR"/>
                  </w:rPr>
                </w:rPrChange>
              </w:rPr>
              <w:t xml:space="preserve">Data </w:t>
            </w:r>
            <w:proofErr w:type="spellStart"/>
            <w:r w:rsidRPr="00D60902">
              <w:rPr>
                <w:lang w:val="en-GB"/>
                <w:rPrChange w:id="1000" w:author="Armando Rocca" w:date="2022-01-31T13:32:00Z">
                  <w:rPr>
                    <w:lang w:val="pt-BR"/>
                  </w:rPr>
                </w:rPrChange>
              </w:rPr>
              <w:t>Riprevisione</w:t>
            </w:r>
            <w:proofErr w:type="spellEnd"/>
            <w:r w:rsidRPr="00D60902">
              <w:rPr>
                <w:lang w:val="en-GB"/>
                <w:rPrChange w:id="1001" w:author="Armando Rocca" w:date="2022-01-31T13:32:00Z">
                  <w:rPr>
                    <w:lang w:val="pt-BR"/>
                  </w:rPr>
                </w:rPrChange>
              </w:rPr>
              <w:t xml:space="preserve"> (re-forecast date)</w:t>
            </w:r>
          </w:p>
        </w:tc>
        <w:tc>
          <w:tcPr>
            <w:tcW w:w="2268" w:type="dxa"/>
          </w:tcPr>
          <w:p w14:paraId="24F06C2D" w14:textId="2B9D1A1B" w:rsidR="00E26142" w:rsidRPr="00D60902" w:rsidRDefault="00155B67" w:rsidP="00E26142">
            <w:pPr>
              <w:rPr>
                <w:lang w:val="en-GB"/>
                <w:rPrChange w:id="1002" w:author="Armando Rocca" w:date="2022-01-31T13:32:00Z">
                  <w:rPr>
                    <w:lang w:val="pt-BR"/>
                  </w:rPr>
                </w:rPrChange>
              </w:rPr>
            </w:pPr>
            <w:r w:rsidRPr="00D60902">
              <w:rPr>
                <w:lang w:val="en-GB"/>
                <w:rPrChange w:id="1003" w:author="Armando Rocca" w:date="2022-01-31T13:32:00Z">
                  <w:rPr>
                    <w:lang w:val="pt-BR"/>
                  </w:rPr>
                </w:rPrChange>
              </w:rPr>
              <w:t>Re-Forecast date</w:t>
            </w:r>
          </w:p>
        </w:tc>
        <w:tc>
          <w:tcPr>
            <w:tcW w:w="4252" w:type="dxa"/>
          </w:tcPr>
          <w:p w14:paraId="3672BE29" w14:textId="611550DB" w:rsidR="00E26142" w:rsidRPr="00D60902" w:rsidRDefault="00155B67" w:rsidP="00E26142">
            <w:pPr>
              <w:rPr>
                <w:lang w:val="en-GB"/>
                <w:rPrChange w:id="1004" w:author="Armando Rocca" w:date="2022-01-31T13:32:00Z">
                  <w:rPr>
                    <w:lang w:val="pt-BR"/>
                  </w:rPr>
                </w:rPrChange>
              </w:rPr>
            </w:pPr>
            <w:r w:rsidRPr="00D60902">
              <w:rPr>
                <w:lang w:val="en-GB"/>
                <w:rPrChange w:id="1005" w:author="Armando Rocca" w:date="2022-01-31T13:32:00Z">
                  <w:rPr>
                    <w:lang w:val="pt-BR"/>
                  </w:rPr>
                </w:rPrChange>
              </w:rPr>
              <w:t xml:space="preserve">Field </w:t>
            </w:r>
            <w:r w:rsidR="0088767D" w:rsidRPr="0088767D">
              <w:rPr>
                <w:lang w:val="en-GB"/>
              </w:rPr>
              <w:t>already</w:t>
            </w:r>
            <w:r w:rsidRPr="00D60902">
              <w:rPr>
                <w:lang w:val="en-GB"/>
                <w:rPrChange w:id="1006" w:author="Armando Rocca" w:date="2022-01-31T13:32:00Z">
                  <w:rPr>
                    <w:lang w:val="pt-BR"/>
                  </w:rPr>
                </w:rPrChange>
              </w:rPr>
              <w:t xml:space="preserve"> defined in the form with </w:t>
            </w:r>
            <w:r w:rsidR="0088767D" w:rsidRPr="0088767D">
              <w:rPr>
                <w:lang w:val="en-GB"/>
              </w:rPr>
              <w:t>different</w:t>
            </w:r>
            <w:r w:rsidRPr="00D60902">
              <w:rPr>
                <w:lang w:val="en-GB"/>
                <w:rPrChange w:id="1007" w:author="Armando Rocca" w:date="2022-01-31T13:32:00Z">
                  <w:rPr>
                    <w:lang w:val="pt-BR"/>
                  </w:rPr>
                </w:rPrChange>
              </w:rPr>
              <w:t xml:space="preserve"> description (</w:t>
            </w:r>
            <w:r w:rsidR="0088767D" w:rsidRPr="0088767D">
              <w:rPr>
                <w:lang w:val="en-GB"/>
              </w:rPr>
              <w:t>Actual</w:t>
            </w:r>
            <w:r w:rsidRPr="00D60902">
              <w:rPr>
                <w:lang w:val="en-GB"/>
                <w:rPrChange w:id="1008" w:author="Armando Rocca" w:date="2022-01-31T13:32:00Z">
                  <w:rPr>
                    <w:lang w:val="pt-BR"/>
                  </w:rPr>
                </w:rPrChange>
              </w:rPr>
              <w:t xml:space="preserve"> delivery date)</w:t>
            </w:r>
          </w:p>
        </w:tc>
      </w:tr>
      <w:tr w:rsidR="00E26142" w:rsidRPr="00D60902" w14:paraId="2C1EC8E2" w14:textId="77777777" w:rsidTr="00F00E5B">
        <w:tc>
          <w:tcPr>
            <w:tcW w:w="2830" w:type="dxa"/>
          </w:tcPr>
          <w:p w14:paraId="7B097300" w14:textId="35297FDD" w:rsidR="00E26142" w:rsidRPr="00D60902" w:rsidRDefault="00E26142" w:rsidP="00E26142">
            <w:pPr>
              <w:rPr>
                <w:lang w:val="en-GB"/>
                <w:rPrChange w:id="1009" w:author="Armando Rocca" w:date="2022-01-31T13:32:00Z">
                  <w:rPr>
                    <w:lang w:val="pt-BR"/>
                  </w:rPr>
                </w:rPrChange>
              </w:rPr>
            </w:pPr>
            <w:r w:rsidRPr="00D60902">
              <w:rPr>
                <w:lang w:val="en-GB"/>
                <w:rPrChange w:id="1010" w:author="Armando Rocca" w:date="2022-01-31T13:32:00Z">
                  <w:rPr>
                    <w:lang w:val="pt-BR"/>
                  </w:rPr>
                </w:rPrChange>
              </w:rPr>
              <w:t xml:space="preserve">Modulo </w:t>
            </w:r>
          </w:p>
        </w:tc>
        <w:tc>
          <w:tcPr>
            <w:tcW w:w="2268" w:type="dxa"/>
          </w:tcPr>
          <w:p w14:paraId="348DC182" w14:textId="4DC39508" w:rsidR="00E26142" w:rsidRPr="00D60902" w:rsidRDefault="00E26142" w:rsidP="00E26142">
            <w:pPr>
              <w:rPr>
                <w:lang w:val="en-GB"/>
                <w:rPrChange w:id="1011" w:author="Armando Rocca" w:date="2022-01-31T13:32:00Z">
                  <w:rPr>
                    <w:lang w:val="pt-BR"/>
                  </w:rPr>
                </w:rPrChange>
              </w:rPr>
            </w:pPr>
            <w:r w:rsidRPr="00D60902">
              <w:rPr>
                <w:lang w:val="en-GB"/>
                <w:rPrChange w:id="1012" w:author="Armando Rocca" w:date="2022-01-31T13:32:00Z">
                  <w:rPr>
                    <w:lang w:val="pt-BR"/>
                  </w:rPr>
                </w:rPrChange>
              </w:rPr>
              <w:t>Document number</w:t>
            </w:r>
          </w:p>
        </w:tc>
        <w:tc>
          <w:tcPr>
            <w:tcW w:w="4252" w:type="dxa"/>
          </w:tcPr>
          <w:p w14:paraId="2DA91707" w14:textId="77777777" w:rsidR="00E26142" w:rsidRPr="00D60902" w:rsidRDefault="00E26142" w:rsidP="00E26142">
            <w:pPr>
              <w:rPr>
                <w:lang w:val="en-GB"/>
                <w:rPrChange w:id="1013" w:author="Armando Rocca" w:date="2022-01-31T13:32:00Z">
                  <w:rPr>
                    <w:lang w:val="pt-BR"/>
                  </w:rPr>
                </w:rPrChange>
              </w:rPr>
            </w:pPr>
            <w:r w:rsidRPr="00D60902">
              <w:rPr>
                <w:lang w:val="en-GB"/>
                <w:rPrChange w:id="1014" w:author="Armando Rocca" w:date="2022-01-31T13:32:00Z">
                  <w:rPr>
                    <w:lang w:val="pt-BR"/>
                  </w:rPr>
                </w:rPrChange>
              </w:rPr>
              <w:t xml:space="preserve">It will be generated </w:t>
            </w:r>
            <w:r w:rsidR="00FB2A8C" w:rsidRPr="00D60902">
              <w:rPr>
                <w:lang w:val="en-GB"/>
                <w:rPrChange w:id="1015" w:author="Armando Rocca" w:date="2022-01-31T13:32:00Z">
                  <w:rPr>
                    <w:lang w:val="pt-BR"/>
                  </w:rPr>
                </w:rPrChange>
              </w:rPr>
              <w:t xml:space="preserve">automatically </w:t>
            </w:r>
            <w:r w:rsidR="003A30E6" w:rsidRPr="00D60902">
              <w:rPr>
                <w:lang w:val="en-GB"/>
                <w:rPrChange w:id="1016" w:author="Armando Rocca" w:date="2022-01-31T13:32:00Z">
                  <w:rPr>
                    <w:lang w:val="pt-BR"/>
                  </w:rPr>
                </w:rPrChange>
              </w:rPr>
              <w:t>with the follow rule: Project-id+4 c</w:t>
            </w:r>
            <w:r w:rsidR="00FB2A8C" w:rsidRPr="00D60902">
              <w:rPr>
                <w:lang w:val="en-GB"/>
                <w:rPrChange w:id="1017" w:author="Armando Rocca" w:date="2022-01-31T13:32:00Z">
                  <w:rPr>
                    <w:lang w:val="pt-BR"/>
                  </w:rPr>
                </w:rPrChange>
              </w:rPr>
              <w:t>h</w:t>
            </w:r>
            <w:r w:rsidR="003A30E6" w:rsidRPr="00D60902">
              <w:rPr>
                <w:lang w:val="en-GB"/>
                <w:rPrChange w:id="1018" w:author="Armando Rocca" w:date="2022-01-31T13:32:00Z">
                  <w:rPr>
                    <w:lang w:val="pt-BR"/>
                  </w:rPr>
                </w:rPrChange>
              </w:rPr>
              <w:t>aracters</w:t>
            </w:r>
          </w:p>
          <w:p w14:paraId="3D457177" w14:textId="3C8C4008" w:rsidR="00F00E5B" w:rsidRPr="00D60902" w:rsidRDefault="00F00E5B" w:rsidP="00E26142">
            <w:pPr>
              <w:rPr>
                <w:lang w:val="en-GB"/>
                <w:rPrChange w:id="1019" w:author="Armando Rocca" w:date="2022-01-31T13:32:00Z">
                  <w:rPr>
                    <w:lang w:val="pt-BR"/>
                  </w:rPr>
                </w:rPrChange>
              </w:rPr>
            </w:pPr>
            <w:r w:rsidRPr="00D60902">
              <w:rPr>
                <w:lang w:val="en-GB"/>
                <w:rPrChange w:id="1020" w:author="Armando Rocca" w:date="2022-01-31T13:32:00Z">
                  <w:rPr>
                    <w:lang w:val="pt-BR"/>
                  </w:rPr>
                </w:rPrChange>
              </w:rPr>
              <w:t xml:space="preserve">I’ll provide you </w:t>
            </w:r>
            <w:r w:rsidR="00134AA3" w:rsidRPr="00134AA3">
              <w:rPr>
                <w:lang w:val="en-GB"/>
              </w:rPr>
              <w:t>further</w:t>
            </w:r>
            <w:r w:rsidRPr="00D60902">
              <w:rPr>
                <w:lang w:val="en-GB"/>
                <w:rPrChange w:id="1021" w:author="Armando Rocca" w:date="2022-01-31T13:32:00Z">
                  <w:rPr>
                    <w:lang w:val="pt-BR"/>
                  </w:rPr>
                </w:rPrChange>
              </w:rPr>
              <w:t xml:space="preserve"> details</w:t>
            </w:r>
          </w:p>
        </w:tc>
      </w:tr>
      <w:tr w:rsidR="00E26142" w:rsidRPr="00D60902" w14:paraId="2BC6F391" w14:textId="77777777" w:rsidTr="00F00E5B">
        <w:tc>
          <w:tcPr>
            <w:tcW w:w="2830" w:type="dxa"/>
          </w:tcPr>
          <w:p w14:paraId="340D5A19" w14:textId="26EB501F" w:rsidR="00E26142" w:rsidRPr="00D60902" w:rsidRDefault="00E26142" w:rsidP="00E26142">
            <w:pPr>
              <w:rPr>
                <w:lang w:val="en-GB"/>
                <w:rPrChange w:id="1022" w:author="Armando Rocca" w:date="2022-01-31T13:32:00Z">
                  <w:rPr>
                    <w:lang w:val="pt-BR"/>
                  </w:rPr>
                </w:rPrChange>
              </w:rPr>
            </w:pPr>
            <w:proofErr w:type="spellStart"/>
            <w:r w:rsidRPr="00D60902">
              <w:rPr>
                <w:lang w:val="en-GB"/>
                <w:rPrChange w:id="1023" w:author="Armando Rocca" w:date="2022-01-31T13:32:00Z">
                  <w:rPr>
                    <w:lang w:val="pt-BR"/>
                  </w:rPr>
                </w:rPrChange>
              </w:rPr>
              <w:t>Codice</w:t>
            </w:r>
            <w:proofErr w:type="spellEnd"/>
            <w:r w:rsidRPr="00D60902">
              <w:rPr>
                <w:lang w:val="en-GB"/>
                <w:rPrChange w:id="1024" w:author="Armando Rocca" w:date="2022-01-31T13:32:00Z">
                  <w:rPr>
                    <w:lang w:val="pt-BR"/>
                  </w:rPr>
                </w:rPrChange>
              </w:rPr>
              <w:t xml:space="preserve"> Progetto (Project id)</w:t>
            </w:r>
          </w:p>
        </w:tc>
        <w:tc>
          <w:tcPr>
            <w:tcW w:w="2268" w:type="dxa"/>
          </w:tcPr>
          <w:p w14:paraId="7F463C4E" w14:textId="446A7E48" w:rsidR="00E26142" w:rsidRPr="00D60902" w:rsidRDefault="00E26142" w:rsidP="00E26142">
            <w:pPr>
              <w:rPr>
                <w:lang w:val="en-GB"/>
                <w:rPrChange w:id="1025" w:author="Armando Rocca" w:date="2022-01-31T13:32:00Z">
                  <w:rPr>
                    <w:lang w:val="pt-BR"/>
                  </w:rPr>
                </w:rPrChange>
              </w:rPr>
            </w:pPr>
            <w:r w:rsidRPr="00D60902">
              <w:rPr>
                <w:lang w:val="en-GB"/>
                <w:rPrChange w:id="1026" w:author="Armando Rocca" w:date="2022-01-31T13:32:00Z">
                  <w:rPr>
                    <w:lang w:val="pt-BR"/>
                  </w:rPr>
                </w:rPrChange>
              </w:rPr>
              <w:t xml:space="preserve">Project </w:t>
            </w:r>
            <w:ins w:id="1027" w:author="Armando Rocca" w:date="2022-01-26T18:02:00Z">
              <w:r w:rsidR="00355391" w:rsidRPr="00D60902">
                <w:rPr>
                  <w:lang w:val="en-GB"/>
                  <w:rPrChange w:id="1028" w:author="Armando Rocca" w:date="2022-01-31T13:32:00Z">
                    <w:rPr>
                      <w:lang w:val="pt-BR"/>
                    </w:rPr>
                  </w:rPrChange>
                </w:rPr>
                <w:t>name</w:t>
              </w:r>
            </w:ins>
            <w:r w:rsidR="00940936">
              <w:rPr>
                <w:lang w:val="en-GB"/>
              </w:rPr>
              <w:t xml:space="preserve"> </w:t>
            </w:r>
            <w:del w:id="1029" w:author="Armando Rocca" w:date="2022-01-26T18:02:00Z">
              <w:r w:rsidRPr="00D60902" w:rsidDel="00355391">
                <w:rPr>
                  <w:lang w:val="en-GB"/>
                  <w:rPrChange w:id="1030" w:author="Armando Rocca" w:date="2022-01-31T13:32:00Z">
                    <w:rPr>
                      <w:lang w:val="pt-BR"/>
                    </w:rPr>
                  </w:rPrChange>
                </w:rPr>
                <w:delText>id</w:delText>
              </w:r>
            </w:del>
          </w:p>
        </w:tc>
        <w:tc>
          <w:tcPr>
            <w:tcW w:w="4252" w:type="dxa"/>
          </w:tcPr>
          <w:p w14:paraId="44848AA0" w14:textId="447B7921" w:rsidR="00E26142" w:rsidRPr="00D60902" w:rsidRDefault="00940936" w:rsidP="00E26142">
            <w:pPr>
              <w:rPr>
                <w:lang w:val="en-GB"/>
                <w:rPrChange w:id="1031" w:author="Armando Rocca" w:date="2022-01-31T13:32:00Z">
                  <w:rPr>
                    <w:lang w:val="pt-BR"/>
                  </w:rPr>
                </w:rPrChange>
              </w:rPr>
            </w:pPr>
            <w:r>
              <w:rPr>
                <w:lang w:val="en-GB"/>
              </w:rPr>
              <w:t xml:space="preserve"> </w:t>
            </w:r>
          </w:p>
        </w:tc>
      </w:tr>
    </w:tbl>
    <w:p w14:paraId="0A7A08DF" w14:textId="77777777" w:rsidR="00E26142" w:rsidRPr="00D60902" w:rsidRDefault="00E26142" w:rsidP="00E26142">
      <w:pPr>
        <w:rPr>
          <w:lang w:val="en-GB"/>
          <w:rPrChange w:id="1032" w:author="Armando Rocca" w:date="2022-01-31T13:32:00Z">
            <w:rPr>
              <w:lang w:val="pt-BR"/>
            </w:rPr>
          </w:rPrChange>
        </w:rPr>
      </w:pPr>
    </w:p>
    <w:p w14:paraId="4CD1957B" w14:textId="3D8AAE2E" w:rsidR="00E26142" w:rsidRPr="00D60902" w:rsidDel="0077299E" w:rsidRDefault="00E26142">
      <w:pPr>
        <w:pStyle w:val="Heading3"/>
        <w:rPr>
          <w:del w:id="1033" w:author="Armando Rocca" w:date="2022-01-28T16:30:00Z"/>
          <w:lang w:val="en-GB"/>
          <w:rPrChange w:id="1034" w:author="Armando Rocca" w:date="2022-01-31T13:32:00Z">
            <w:rPr>
              <w:del w:id="1035" w:author="Armando Rocca" w:date="2022-01-28T16:30:00Z"/>
            </w:rPr>
          </w:rPrChange>
        </w:rPr>
        <w:pPrChange w:id="1036" w:author="Armando Rocca" w:date="2022-01-28T16:30:00Z">
          <w:pPr/>
        </w:pPrChange>
      </w:pPr>
      <w:bookmarkStart w:id="1037" w:name="_Toc94776811"/>
      <w:bookmarkStart w:id="1038" w:name="_Toc94777279"/>
      <w:bookmarkEnd w:id="1037"/>
      <w:bookmarkEnd w:id="1038"/>
    </w:p>
    <w:p w14:paraId="38ECAE66" w14:textId="107C61C4" w:rsidR="00F00E5B" w:rsidRPr="00D60902" w:rsidDel="0077299E" w:rsidRDefault="00F00E5B">
      <w:pPr>
        <w:pStyle w:val="Heading3"/>
        <w:rPr>
          <w:del w:id="1039" w:author="Armando Rocca" w:date="2022-01-28T16:30:00Z"/>
          <w:lang w:val="en-GB"/>
          <w:rPrChange w:id="1040" w:author="Armando Rocca" w:date="2022-01-31T13:32:00Z">
            <w:rPr>
              <w:del w:id="1041" w:author="Armando Rocca" w:date="2022-01-28T16:30:00Z"/>
            </w:rPr>
          </w:rPrChange>
        </w:rPr>
        <w:pPrChange w:id="1042" w:author="Armando Rocca" w:date="2022-01-28T16:30:00Z">
          <w:pPr/>
        </w:pPrChange>
      </w:pPr>
      <w:del w:id="1043" w:author="Armando Rocca" w:date="2022-01-28T16:30:00Z">
        <w:r w:rsidRPr="00D60902" w:rsidDel="0077299E">
          <w:rPr>
            <w:lang w:val="en-GB"/>
            <w:rPrChange w:id="1044" w:author="Armando Rocca" w:date="2022-01-31T13:32:00Z">
              <w:rPr/>
            </w:rPrChange>
          </w:rPr>
          <w:br w:type="page"/>
        </w:r>
      </w:del>
    </w:p>
    <w:p w14:paraId="1C98662F" w14:textId="4402C281" w:rsidR="00E26142" w:rsidRPr="00D60902" w:rsidRDefault="0091138F" w:rsidP="0077299E">
      <w:pPr>
        <w:pStyle w:val="Heading3"/>
        <w:rPr>
          <w:lang w:val="en-GB"/>
          <w:rPrChange w:id="1045" w:author="Armando Rocca" w:date="2022-01-31T13:32:00Z">
            <w:rPr/>
          </w:rPrChange>
        </w:rPr>
      </w:pPr>
      <w:bookmarkStart w:id="1046" w:name="_Toc94113012"/>
      <w:bookmarkStart w:id="1047" w:name="_Toc94777280"/>
      <w:r w:rsidRPr="00D60902">
        <w:rPr>
          <w:lang w:val="en-GB"/>
          <w:rPrChange w:id="1048" w:author="Armando Rocca" w:date="2022-01-31T13:32:00Z">
            <w:rPr/>
          </w:rPrChange>
        </w:rPr>
        <w:t>SAP Vs PO – RULE</w:t>
      </w:r>
      <w:bookmarkEnd w:id="1046"/>
      <w:bookmarkEnd w:id="1047"/>
    </w:p>
    <w:p w14:paraId="14DC0D70" w14:textId="2E3EDE18" w:rsidR="0091138F" w:rsidRPr="00D60902" w:rsidRDefault="0091138F" w:rsidP="0091138F">
      <w:pPr>
        <w:rPr>
          <w:lang w:val="en-GB"/>
          <w:rPrChange w:id="1049" w:author="Armando Rocca" w:date="2022-01-31T13:32:00Z">
            <w:rPr>
              <w:lang w:val="pt-BR"/>
            </w:rPr>
          </w:rPrChange>
        </w:rPr>
      </w:pPr>
      <w:r w:rsidRPr="00D60902">
        <w:rPr>
          <w:lang w:val="en-GB"/>
          <w:rPrChange w:id="1050" w:author="Armando Rocca" w:date="2022-01-31T13:32:00Z">
            <w:rPr>
              <w:lang w:val="pt-BR"/>
            </w:rPr>
          </w:rPrChange>
        </w:rPr>
        <w:lastRenderedPageBreak/>
        <w:t xml:space="preserve">Once a day from SAP we will send to Project Objects all documents that have the creation date after GOLIVE with the </w:t>
      </w:r>
      <w:del w:id="1051" w:author="Armando Rocca" w:date="2022-02-01T10:44:00Z">
        <w:r w:rsidRPr="00D60902" w:rsidDel="00814519">
          <w:rPr>
            <w:lang w:val="en-GB"/>
            <w:rPrChange w:id="1052" w:author="Armando Rocca" w:date="2022-01-31T13:32:00Z">
              <w:rPr>
                <w:lang w:val="pt-BR"/>
              </w:rPr>
            </w:rPrChange>
          </w:rPr>
          <w:delText>current status</w:delText>
        </w:r>
      </w:del>
      <w:ins w:id="1053" w:author="Armando Rocca" w:date="2022-02-01T10:44:00Z">
        <w:r w:rsidR="00814519" w:rsidRPr="00814519">
          <w:rPr>
            <w:lang w:val="en-GB"/>
          </w:rPr>
          <w:t>status</w:t>
        </w:r>
      </w:ins>
      <w:r w:rsidRPr="00D60902">
        <w:rPr>
          <w:lang w:val="en-GB"/>
          <w:rPrChange w:id="1054" w:author="Armando Rocca" w:date="2022-01-31T13:32:00Z">
            <w:rPr>
              <w:lang w:val="pt-BR"/>
            </w:rPr>
          </w:rPrChange>
        </w:rPr>
        <w:t>. This way we make sure that the two systems are aligned. All necessary information will be extracted from the standard SAP DRAW table</w:t>
      </w:r>
      <w:r w:rsidR="00F00E5B" w:rsidRPr="00D60902">
        <w:rPr>
          <w:lang w:val="en-GB"/>
          <w:rPrChange w:id="1055" w:author="Armando Rocca" w:date="2022-01-31T13:32:00Z">
            <w:rPr>
              <w:lang w:val="pt-BR"/>
            </w:rPr>
          </w:rPrChange>
        </w:rPr>
        <w:t xml:space="preserve">. </w:t>
      </w:r>
    </w:p>
    <w:p w14:paraId="5B831154" w14:textId="1D59D00D" w:rsidR="00907343" w:rsidRPr="000004D7" w:rsidRDefault="00F00E5B" w:rsidP="00242ABC">
      <w:pPr>
        <w:rPr>
          <w:b/>
          <w:bCs/>
          <w:color w:val="FF0000"/>
          <w:lang w:val="en-GB"/>
        </w:rPr>
      </w:pPr>
      <w:r w:rsidRPr="00D60902">
        <w:rPr>
          <w:lang w:val="en-GB"/>
          <w:rPrChange w:id="1056" w:author="Armando Rocca" w:date="2022-01-31T13:32:00Z">
            <w:rPr>
              <w:lang w:val="pt-BR"/>
            </w:rPr>
          </w:rPrChange>
        </w:rPr>
        <w:t>We</w:t>
      </w:r>
      <w:r w:rsidR="00626048" w:rsidRPr="00D60902">
        <w:rPr>
          <w:lang w:val="en-GB"/>
          <w:rPrChange w:id="1057" w:author="Armando Rocca" w:date="2022-01-31T13:32:00Z">
            <w:rPr>
              <w:lang w:val="pt-BR"/>
            </w:rPr>
          </w:rPrChange>
        </w:rPr>
        <w:t xml:space="preserve"> </w:t>
      </w:r>
      <w:r w:rsidRPr="00D60902">
        <w:rPr>
          <w:lang w:val="en-GB"/>
          <w:rPrChange w:id="1058" w:author="Armando Rocca" w:date="2022-01-31T13:32:00Z">
            <w:rPr>
              <w:lang w:val="pt-BR"/>
            </w:rPr>
          </w:rPrChange>
        </w:rPr>
        <w:t xml:space="preserve">have to update </w:t>
      </w:r>
      <w:r w:rsidR="00626048" w:rsidRPr="00D60902">
        <w:rPr>
          <w:lang w:val="en-GB"/>
          <w:rPrChange w:id="1059" w:author="Armando Rocca" w:date="2022-01-31T13:32:00Z">
            <w:rPr>
              <w:lang w:val="pt-BR"/>
            </w:rPr>
          </w:rPrChange>
        </w:rPr>
        <w:t xml:space="preserve">the document received from SAP </w:t>
      </w:r>
      <w:r w:rsidR="00626048" w:rsidRPr="000004D7">
        <w:rPr>
          <w:b/>
          <w:bCs/>
          <w:color w:val="FF0000"/>
          <w:lang w:val="en-GB"/>
          <w:rPrChange w:id="1060" w:author="Armando Rocca" w:date="2022-01-31T13:32:00Z">
            <w:rPr>
              <w:lang w:val="pt-BR"/>
            </w:rPr>
          </w:rPrChange>
        </w:rPr>
        <w:t xml:space="preserve">only if </w:t>
      </w:r>
      <w:r w:rsidR="00F24053" w:rsidRPr="000004D7">
        <w:rPr>
          <w:b/>
          <w:bCs/>
          <w:color w:val="FF0000"/>
          <w:lang w:val="en-GB"/>
          <w:rPrChange w:id="1061" w:author="Armando Rocca" w:date="2022-01-31T13:32:00Z">
            <w:rPr>
              <w:lang w:val="pt-BR"/>
            </w:rPr>
          </w:rPrChange>
        </w:rPr>
        <w:t xml:space="preserve">the document </w:t>
      </w:r>
      <w:del w:id="1062" w:author="Armando Rocca" w:date="2022-02-01T10:44:00Z">
        <w:r w:rsidR="00F24053" w:rsidRPr="000004D7" w:rsidDel="00814519">
          <w:rPr>
            <w:b/>
            <w:bCs/>
            <w:color w:val="FF0000"/>
            <w:lang w:val="en-GB"/>
            <w:rPrChange w:id="1063" w:author="Armando Rocca" w:date="2022-01-31T13:32:00Z">
              <w:rPr>
                <w:lang w:val="pt-BR"/>
              </w:rPr>
            </w:rPrChange>
          </w:rPr>
          <w:delText>exist</w:delText>
        </w:r>
      </w:del>
      <w:ins w:id="1064" w:author="Armando Rocca" w:date="2022-02-01T10:44:00Z">
        <w:r w:rsidR="00814519" w:rsidRPr="000004D7">
          <w:rPr>
            <w:b/>
            <w:bCs/>
            <w:color w:val="FF0000"/>
            <w:lang w:val="en-GB"/>
          </w:rPr>
          <w:t>exists</w:t>
        </w:r>
      </w:ins>
      <w:r w:rsidR="00F24053" w:rsidRPr="000004D7">
        <w:rPr>
          <w:b/>
          <w:bCs/>
          <w:color w:val="FF0000"/>
          <w:lang w:val="en-GB"/>
          <w:rPrChange w:id="1065" w:author="Armando Rocca" w:date="2022-01-31T13:32:00Z">
            <w:rPr>
              <w:lang w:val="pt-BR"/>
            </w:rPr>
          </w:rPrChange>
        </w:rPr>
        <w:t xml:space="preserve"> in our </w:t>
      </w:r>
      <w:r w:rsidR="00382572" w:rsidRPr="000004D7">
        <w:rPr>
          <w:b/>
          <w:bCs/>
          <w:color w:val="FF0000"/>
          <w:lang w:val="en-GB"/>
          <w:rPrChange w:id="1066" w:author="Armando Rocca" w:date="2022-01-31T13:32:00Z">
            <w:rPr>
              <w:lang w:val="pt-BR"/>
            </w:rPr>
          </w:rPrChange>
        </w:rPr>
        <w:t>POX</w:t>
      </w:r>
      <w:del w:id="1067" w:author="Armando Rocca" w:date="2022-01-28T19:16:00Z">
        <w:r w:rsidR="00F24053" w:rsidRPr="000004D7" w:rsidDel="009C0C02">
          <w:rPr>
            <w:b/>
            <w:bCs/>
            <w:color w:val="FF0000"/>
            <w:lang w:val="en-GB"/>
            <w:rPrChange w:id="1068" w:author="Armando Rocca" w:date="2022-01-31T13:32:00Z">
              <w:rPr>
                <w:lang w:val="pt-BR"/>
              </w:rPr>
            </w:rPrChange>
          </w:rPr>
          <w:delText>t</w:delText>
        </w:r>
      </w:del>
      <w:r w:rsidR="00F24053" w:rsidRPr="000004D7">
        <w:rPr>
          <w:b/>
          <w:bCs/>
          <w:color w:val="FF0000"/>
          <w:lang w:val="en-GB"/>
          <w:rPrChange w:id="1069" w:author="Armando Rocca" w:date="2022-01-31T13:32:00Z">
            <w:rPr>
              <w:lang w:val="pt-BR"/>
            </w:rPr>
          </w:rPrChange>
        </w:rPr>
        <w:t xml:space="preserve"> and we have already sent to SAP the </w:t>
      </w:r>
      <w:r w:rsidR="00382572" w:rsidRPr="000004D7">
        <w:rPr>
          <w:b/>
          <w:bCs/>
          <w:color w:val="FF0000"/>
          <w:lang w:val="en-GB"/>
          <w:rPrChange w:id="1070" w:author="Armando Rocca" w:date="2022-01-31T13:32:00Z">
            <w:rPr>
              <w:lang w:val="pt-BR"/>
            </w:rPr>
          </w:rPrChange>
        </w:rPr>
        <w:t>Project and the deliverable.</w:t>
      </w:r>
    </w:p>
    <w:p w14:paraId="198F56F2" w14:textId="77777777" w:rsidR="0098373B" w:rsidRPr="00D60902" w:rsidRDefault="0098373B" w:rsidP="00242ABC">
      <w:pPr>
        <w:rPr>
          <w:lang w:val="en-GB"/>
          <w:rPrChange w:id="1071" w:author="Armando Rocca" w:date="2022-01-31T13:32:00Z">
            <w:rPr>
              <w:lang w:val="pt-BR"/>
            </w:rPr>
          </w:rPrChange>
        </w:rPr>
      </w:pPr>
    </w:p>
    <w:p w14:paraId="04E8B9F3" w14:textId="4E14DADF" w:rsidR="00355391" w:rsidRPr="00D60902" w:rsidRDefault="00355391" w:rsidP="00355391">
      <w:pPr>
        <w:pStyle w:val="Heading3"/>
        <w:rPr>
          <w:ins w:id="1072" w:author="Armando Rocca" w:date="2022-01-26T18:00:00Z"/>
          <w:lang w:val="en-GB"/>
          <w:rPrChange w:id="1073" w:author="Armando Rocca" w:date="2022-01-31T13:32:00Z">
            <w:rPr>
              <w:ins w:id="1074" w:author="Armando Rocca" w:date="2022-01-26T18:00:00Z"/>
            </w:rPr>
          </w:rPrChange>
        </w:rPr>
      </w:pPr>
      <w:bookmarkStart w:id="1075" w:name="_Toc94113013"/>
      <w:bookmarkStart w:id="1076" w:name="_Toc94777281"/>
      <w:ins w:id="1077" w:author="Armando Rocca" w:date="2022-01-26T18:00:00Z">
        <w:r w:rsidRPr="00D60902">
          <w:rPr>
            <w:lang w:val="en-GB"/>
            <w:rPrChange w:id="1078" w:author="Armando Rocca" w:date="2022-01-31T13:32:00Z">
              <w:rPr/>
            </w:rPrChange>
          </w:rPr>
          <w:t>Deliverable FORM</w:t>
        </w:r>
      </w:ins>
      <w:ins w:id="1079" w:author="Armando Rocca" w:date="2022-01-26T18:04:00Z">
        <w:r w:rsidRPr="00D60902">
          <w:rPr>
            <w:lang w:val="en-GB"/>
            <w:rPrChange w:id="1080" w:author="Armando Rocca" w:date="2022-01-31T13:32:00Z">
              <w:rPr/>
            </w:rPrChange>
          </w:rPr>
          <w:t xml:space="preserve"> in </w:t>
        </w:r>
      </w:ins>
      <w:ins w:id="1081" w:author="Armando Rocca" w:date="2022-01-26T18:05:00Z">
        <w:r w:rsidRPr="00D60902">
          <w:rPr>
            <w:lang w:val="en-GB"/>
            <w:rPrChange w:id="1082" w:author="Armando Rocca" w:date="2022-01-31T13:32:00Z">
              <w:rPr/>
            </w:rPrChange>
          </w:rPr>
          <w:t>POX</w:t>
        </w:r>
      </w:ins>
      <w:bookmarkEnd w:id="1075"/>
      <w:bookmarkEnd w:id="1076"/>
    </w:p>
    <w:p w14:paraId="3D6D0F41" w14:textId="1DDFAC0A" w:rsidR="003E4C03" w:rsidRPr="00D60902" w:rsidRDefault="00355391" w:rsidP="00355391">
      <w:pPr>
        <w:rPr>
          <w:ins w:id="1083" w:author="Armando Rocca" w:date="2022-01-26T18:04:00Z"/>
          <w:lang w:val="en-GB"/>
          <w:rPrChange w:id="1084" w:author="Armando Rocca" w:date="2022-01-31T13:32:00Z">
            <w:rPr>
              <w:ins w:id="1085" w:author="Armando Rocca" w:date="2022-01-26T18:04:00Z"/>
              <w:lang w:val="pt-BR"/>
            </w:rPr>
          </w:rPrChange>
        </w:rPr>
      </w:pPr>
      <w:ins w:id="1086" w:author="Armando Rocca" w:date="2022-01-26T18:00:00Z">
        <w:r w:rsidRPr="00D60902">
          <w:rPr>
            <w:lang w:val="en-GB"/>
            <w:rPrChange w:id="1087" w:author="Armando Rocca" w:date="2022-01-31T13:32:00Z">
              <w:rPr>
                <w:lang w:val="pt-BR"/>
              </w:rPr>
            </w:rPrChange>
          </w:rPr>
          <w:t>Here</w:t>
        </w:r>
      </w:ins>
      <w:ins w:id="1088" w:author="Armando Rocca" w:date="2022-01-26T18:01:00Z">
        <w:r w:rsidRPr="00D60902">
          <w:rPr>
            <w:lang w:val="en-GB"/>
            <w:rPrChange w:id="1089" w:author="Armando Rocca" w:date="2022-01-31T13:32:00Z">
              <w:rPr>
                <w:lang w:val="pt-BR"/>
              </w:rPr>
            </w:rPrChange>
          </w:rPr>
          <w:t xml:space="preserve"> attached the deliverable form</w:t>
        </w:r>
      </w:ins>
      <w:ins w:id="1090" w:author="Armando Rocca" w:date="2022-01-26T18:31:00Z">
        <w:r w:rsidR="003E4C03" w:rsidRPr="00D60902">
          <w:rPr>
            <w:lang w:val="en-GB"/>
            <w:rPrChange w:id="1091" w:author="Armando Rocca" w:date="2022-01-31T13:32:00Z">
              <w:rPr>
                <w:lang w:val="pt-BR"/>
              </w:rPr>
            </w:rPrChange>
          </w:rPr>
          <w:t xml:space="preserve"> (to be defined)</w:t>
        </w:r>
      </w:ins>
    </w:p>
    <w:p w14:paraId="483A30F5" w14:textId="3AFCE3AA" w:rsidR="00355391" w:rsidRPr="00D60902" w:rsidRDefault="00355391" w:rsidP="00355391">
      <w:pPr>
        <w:pStyle w:val="Heading3"/>
        <w:rPr>
          <w:ins w:id="1092" w:author="Armando Rocca" w:date="2022-01-26T18:09:00Z"/>
          <w:lang w:val="en-GB"/>
          <w:rPrChange w:id="1093" w:author="Armando Rocca" w:date="2022-01-31T13:32:00Z">
            <w:rPr>
              <w:ins w:id="1094" w:author="Armando Rocca" w:date="2022-01-26T18:09:00Z"/>
            </w:rPr>
          </w:rPrChange>
        </w:rPr>
      </w:pPr>
      <w:bookmarkStart w:id="1095" w:name="_Toc94113014"/>
      <w:bookmarkStart w:id="1096" w:name="_Toc94777282"/>
      <w:ins w:id="1097" w:author="Armando Rocca" w:date="2022-01-26T18:04:00Z">
        <w:r w:rsidRPr="00D60902">
          <w:rPr>
            <w:lang w:val="en-GB"/>
            <w:rPrChange w:id="1098" w:author="Armando Rocca" w:date="2022-01-31T13:32:00Z">
              <w:rPr/>
            </w:rPrChange>
          </w:rPr>
          <w:t>De</w:t>
        </w:r>
      </w:ins>
      <w:ins w:id="1099" w:author="Armando Rocca" w:date="2022-01-26T18:05:00Z">
        <w:r w:rsidRPr="00D60902">
          <w:rPr>
            <w:lang w:val="en-GB"/>
            <w:rPrChange w:id="1100" w:author="Armando Rocca" w:date="2022-01-31T13:32:00Z">
              <w:rPr/>
            </w:rPrChange>
          </w:rPr>
          <w:t>Liverable form in SAP</w:t>
        </w:r>
      </w:ins>
      <w:bookmarkEnd w:id="1095"/>
      <w:bookmarkEnd w:id="1096"/>
    </w:p>
    <w:p w14:paraId="174330A1" w14:textId="77777777" w:rsidR="003E4C03" w:rsidRPr="00D60902" w:rsidRDefault="003E4C03" w:rsidP="00355391">
      <w:pPr>
        <w:rPr>
          <w:ins w:id="1101" w:author="Armando Rocca" w:date="2022-01-26T18:32:00Z"/>
          <w:lang w:val="en-GB"/>
          <w:rPrChange w:id="1102" w:author="Armando Rocca" w:date="2022-01-31T13:32:00Z">
            <w:rPr>
              <w:ins w:id="1103" w:author="Armando Rocca" w:date="2022-01-26T18:32:00Z"/>
              <w:lang w:val="pt-BR"/>
            </w:rPr>
          </w:rPrChange>
        </w:rPr>
      </w:pPr>
      <w:ins w:id="1104" w:author="Armando Rocca" w:date="2022-01-26T18:32:00Z">
        <w:r w:rsidRPr="00C911EA">
          <w:rPr>
            <w:noProof/>
            <w:lang w:eastAsia="en-US"/>
          </w:rPr>
          <w:drawing>
            <wp:inline distT="0" distB="0" distL="0" distR="0" wp14:anchorId="3C3893ED" wp14:editId="618FCC21">
              <wp:extent cx="5056554" cy="284431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3653" cy="2848305"/>
                      </a:xfrm>
                      <a:prstGeom prst="rect">
                        <a:avLst/>
                      </a:prstGeom>
                    </pic:spPr>
                  </pic:pic>
                </a:graphicData>
              </a:graphic>
            </wp:inline>
          </w:drawing>
        </w:r>
      </w:ins>
    </w:p>
    <w:p w14:paraId="60328B2D" w14:textId="3E77DC17" w:rsidR="00355391" w:rsidRPr="00D60902" w:rsidRDefault="00A162D6" w:rsidP="00355391">
      <w:pPr>
        <w:rPr>
          <w:ins w:id="1105" w:author="Armando Rocca" w:date="2022-01-26T18:09:00Z"/>
          <w:lang w:val="en-GB"/>
          <w:rPrChange w:id="1106" w:author="Armando Rocca" w:date="2022-01-31T13:32:00Z">
            <w:rPr>
              <w:ins w:id="1107" w:author="Armando Rocca" w:date="2022-01-26T18:09:00Z"/>
              <w:lang w:val="pt-BR"/>
            </w:rPr>
          </w:rPrChange>
        </w:rPr>
      </w:pPr>
      <w:ins w:id="1108" w:author="Armando Rocca" w:date="2022-01-26T18:08:00Z">
        <w:r w:rsidRPr="00C911EA">
          <w:rPr>
            <w:noProof/>
            <w:lang w:eastAsia="en-US"/>
          </w:rPr>
          <w:drawing>
            <wp:inline distT="0" distB="0" distL="0" distR="0" wp14:anchorId="64C77628" wp14:editId="6D6EC950">
              <wp:extent cx="5025292" cy="2414394"/>
              <wp:effectExtent l="0" t="0" r="4445" b="0"/>
              <wp:docPr id="1025" name="Picture 4">
                <a:extLst xmlns:a="http://schemas.openxmlformats.org/drawingml/2006/main">
                  <a:ext uri="{FF2B5EF4-FFF2-40B4-BE49-F238E27FC236}">
                    <a16:creationId xmlns:a16="http://schemas.microsoft.com/office/drawing/2014/main" id="{C6BAE822-16A7-1C4F-995A-C2A186F123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4">
                        <a:extLst>
                          <a:ext uri="{FF2B5EF4-FFF2-40B4-BE49-F238E27FC236}">
                            <a16:creationId xmlns:a16="http://schemas.microsoft.com/office/drawing/2014/main" id="{C6BAE822-16A7-1C4F-995A-C2A186F12336}"/>
                          </a:ext>
                        </a:extLst>
                      </pic:cNvPr>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5099200" cy="2449903"/>
                      </a:xfrm>
                      <a:prstGeom prst="rect">
                        <a:avLst/>
                      </a:prstGeom>
                      <a:noFill/>
                    </pic:spPr>
                  </pic:pic>
                </a:graphicData>
              </a:graphic>
            </wp:inline>
          </w:drawing>
        </w:r>
      </w:ins>
    </w:p>
    <w:p w14:paraId="565AF202" w14:textId="4D34B7A9" w:rsidR="00A162D6" w:rsidRPr="00D60902" w:rsidRDefault="00A162D6" w:rsidP="00355391">
      <w:pPr>
        <w:rPr>
          <w:ins w:id="1109" w:author="Armando Rocca" w:date="2022-01-26T18:06:00Z"/>
          <w:lang w:val="en-GB"/>
          <w:rPrChange w:id="1110" w:author="Armando Rocca" w:date="2022-01-31T13:32:00Z">
            <w:rPr>
              <w:ins w:id="1111" w:author="Armando Rocca" w:date="2022-01-26T18:06:00Z"/>
              <w:lang w:val="pt-BR"/>
            </w:rPr>
          </w:rPrChange>
        </w:rPr>
      </w:pPr>
    </w:p>
    <w:p w14:paraId="48A35B2F" w14:textId="77777777" w:rsidR="00814519" w:rsidRDefault="00814519">
      <w:pPr>
        <w:spacing w:after="160" w:line="259" w:lineRule="auto"/>
        <w:rPr>
          <w:ins w:id="1112" w:author="Armando Rocca" w:date="2022-02-01T10:44:00Z"/>
          <w:rFonts w:asciiTheme="minorHAnsi" w:eastAsiaTheme="minorHAnsi" w:hAnsiTheme="minorHAnsi" w:cstheme="minorHAnsi"/>
          <w:bCs/>
          <w:caps/>
          <w:color w:val="4F81BD"/>
          <w:sz w:val="32"/>
          <w:szCs w:val="32"/>
          <w:lang w:val="en-GB" w:eastAsia="en-US"/>
        </w:rPr>
      </w:pPr>
      <w:ins w:id="1113" w:author="Armando Rocca" w:date="2022-02-01T10:44:00Z">
        <w:r>
          <w:rPr>
            <w:lang w:val="en-GB"/>
          </w:rPr>
          <w:br w:type="page"/>
        </w:r>
      </w:ins>
    </w:p>
    <w:p w14:paraId="730860D4" w14:textId="28EDDF7C" w:rsidR="003E4C03" w:rsidRPr="00D60902" w:rsidRDefault="003E4C03" w:rsidP="003E4C03">
      <w:pPr>
        <w:pStyle w:val="Heading2"/>
        <w:rPr>
          <w:ins w:id="1114" w:author="Armando Rocca" w:date="2022-01-26T18:31:00Z"/>
          <w:lang w:val="en-GB"/>
          <w:rPrChange w:id="1115" w:author="Armando Rocca" w:date="2022-01-31T13:32:00Z">
            <w:rPr>
              <w:ins w:id="1116" w:author="Armando Rocca" w:date="2022-01-26T18:31:00Z"/>
            </w:rPr>
          </w:rPrChange>
        </w:rPr>
      </w:pPr>
      <w:bookmarkStart w:id="1117" w:name="_Toc94777283"/>
      <w:ins w:id="1118" w:author="Armando Rocca" w:date="2022-01-26T18:31:00Z">
        <w:r w:rsidRPr="00D60902">
          <w:rPr>
            <w:lang w:val="en-GB"/>
            <w:rPrChange w:id="1119" w:author="Armando Rocca" w:date="2022-01-31T13:32:00Z">
              <w:rPr/>
            </w:rPrChange>
          </w:rPr>
          <w:lastRenderedPageBreak/>
          <w:t>SAL</w:t>
        </w:r>
        <w:bookmarkEnd w:id="1117"/>
        <w:r w:rsidRPr="00D60902">
          <w:rPr>
            <w:lang w:val="en-GB"/>
            <w:rPrChange w:id="1120" w:author="Armando Rocca" w:date="2022-01-31T13:32:00Z">
              <w:rPr/>
            </w:rPrChange>
          </w:rPr>
          <w:t xml:space="preserve"> </w:t>
        </w:r>
      </w:ins>
    </w:p>
    <w:p w14:paraId="55D9579A" w14:textId="54483D9D" w:rsidR="00563C27" w:rsidRPr="00D60902" w:rsidRDefault="00563C27" w:rsidP="00563C27">
      <w:pPr>
        <w:rPr>
          <w:ins w:id="1121" w:author="Armando Rocca" w:date="2022-01-26T19:06:00Z"/>
          <w:lang w:val="en-GB"/>
          <w:rPrChange w:id="1122" w:author="Armando Rocca" w:date="2022-01-31T13:32:00Z">
            <w:rPr>
              <w:ins w:id="1123" w:author="Armando Rocca" w:date="2022-01-26T19:06:00Z"/>
              <w:lang w:val="pt-BR"/>
            </w:rPr>
          </w:rPrChange>
        </w:rPr>
      </w:pPr>
      <w:ins w:id="1124" w:author="Armando Rocca" w:date="2022-01-26T19:02:00Z">
        <w:r w:rsidRPr="00D60902">
          <w:rPr>
            <w:lang w:val="en-GB"/>
            <w:rPrChange w:id="1125" w:author="Armando Rocca" w:date="2022-01-31T13:32:00Z">
              <w:rPr>
                <w:lang w:val="pt-BR"/>
              </w:rPr>
            </w:rPrChange>
          </w:rPr>
          <w:t xml:space="preserve">The SAL data will be provided by SAP. </w:t>
        </w:r>
      </w:ins>
      <w:ins w:id="1126" w:author="Armando Rocca" w:date="2022-01-26T19:03:00Z">
        <w:r w:rsidRPr="00D60902">
          <w:rPr>
            <w:lang w:val="en-GB"/>
            <w:rPrChange w:id="1127" w:author="Armando Rocca" w:date="2022-01-31T13:32:00Z">
              <w:rPr>
                <w:lang w:val="pt-BR"/>
              </w:rPr>
            </w:rPrChange>
          </w:rPr>
          <w:t xml:space="preserve"> The data will be inserted only </w:t>
        </w:r>
        <w:r w:rsidRPr="00A86B78">
          <w:rPr>
            <w:color w:val="FF0000"/>
            <w:lang w:val="en-GB"/>
            <w:rPrChange w:id="1128" w:author="Armando Rocca" w:date="2022-01-31T13:32:00Z">
              <w:rPr>
                <w:lang w:val="pt-BR"/>
              </w:rPr>
            </w:rPrChange>
          </w:rPr>
          <w:t>if the Project is already sent to SAP</w:t>
        </w:r>
      </w:ins>
      <w:ins w:id="1129" w:author="Armando Rocca" w:date="2022-01-26T19:04:00Z">
        <w:r w:rsidRPr="00D60902">
          <w:rPr>
            <w:lang w:val="en-GB"/>
            <w:rPrChange w:id="1130" w:author="Armando Rocca" w:date="2022-01-31T13:32:00Z">
              <w:rPr>
                <w:lang w:val="pt-BR"/>
              </w:rPr>
            </w:rPrChange>
          </w:rPr>
          <w:t>.</w:t>
        </w:r>
      </w:ins>
    </w:p>
    <w:p w14:paraId="1222EF70" w14:textId="7F8C5231" w:rsidR="000F02C0" w:rsidRDefault="000F02C0" w:rsidP="00563C27">
      <w:pPr>
        <w:rPr>
          <w:lang w:val="en-GB"/>
        </w:rPr>
      </w:pPr>
      <w:ins w:id="1131" w:author="Armando Rocca" w:date="2022-01-26T19:06:00Z">
        <w:r w:rsidRPr="00D60902">
          <w:rPr>
            <w:lang w:val="en-GB"/>
            <w:rPrChange w:id="1132" w:author="Armando Rocca" w:date="2022-01-31T13:32:00Z">
              <w:rPr>
                <w:lang w:val="pt-BR"/>
              </w:rPr>
            </w:rPrChange>
          </w:rPr>
          <w:t>A dedicated method will be created to get the data from SAP POX.</w:t>
        </w:r>
      </w:ins>
    </w:p>
    <w:p w14:paraId="3E8EE914" w14:textId="77777777" w:rsidR="005517DA" w:rsidRPr="00D60902" w:rsidRDefault="005517DA" w:rsidP="00563C27">
      <w:pPr>
        <w:rPr>
          <w:ins w:id="1133" w:author="Armando Rocca" w:date="2022-01-26T19:02:00Z"/>
          <w:lang w:val="en-GB"/>
          <w:rPrChange w:id="1134" w:author="Armando Rocca" w:date="2022-01-31T13:32:00Z">
            <w:rPr>
              <w:ins w:id="1135" w:author="Armando Rocca" w:date="2022-01-26T19:02:00Z"/>
              <w:lang w:val="pt-BR"/>
            </w:rPr>
          </w:rPrChange>
        </w:rPr>
      </w:pPr>
    </w:p>
    <w:p w14:paraId="4AD4EF26" w14:textId="49972F5F" w:rsidR="000F02C0" w:rsidRPr="00D60902" w:rsidRDefault="000F02C0">
      <w:pPr>
        <w:pStyle w:val="Heading3"/>
        <w:rPr>
          <w:ins w:id="1136" w:author="Armando Rocca" w:date="2022-01-26T19:05:00Z"/>
          <w:lang w:val="en-GB"/>
          <w:rPrChange w:id="1137" w:author="Armando Rocca" w:date="2022-01-31T13:32:00Z">
            <w:rPr>
              <w:ins w:id="1138" w:author="Armando Rocca" w:date="2022-01-26T19:05:00Z"/>
            </w:rPr>
          </w:rPrChange>
        </w:rPr>
        <w:pPrChange w:id="1139" w:author="Armando Rocca" w:date="2022-01-26T19:05:00Z">
          <w:pPr/>
        </w:pPrChange>
      </w:pPr>
      <w:bookmarkStart w:id="1140" w:name="_Toc94777284"/>
      <w:ins w:id="1141" w:author="Armando Rocca" w:date="2022-01-26T19:05:00Z">
        <w:r w:rsidRPr="00D60902">
          <w:rPr>
            <w:lang w:val="en-GB"/>
            <w:rPrChange w:id="1142" w:author="Armando Rocca" w:date="2022-01-31T13:32:00Z">
              <w:rPr/>
            </w:rPrChange>
          </w:rPr>
          <w:t>SAL Widget</w:t>
        </w:r>
        <w:bookmarkEnd w:id="1140"/>
      </w:ins>
    </w:p>
    <w:p w14:paraId="0E029D3E" w14:textId="152BC298" w:rsidR="00563C27" w:rsidRPr="00D60902" w:rsidRDefault="00563C27" w:rsidP="00563C27">
      <w:pPr>
        <w:rPr>
          <w:ins w:id="1143" w:author="Armando Rocca" w:date="2022-01-26T19:02:00Z"/>
          <w:lang w:val="en-GB"/>
          <w:rPrChange w:id="1144" w:author="Armando Rocca" w:date="2022-01-31T13:32:00Z">
            <w:rPr>
              <w:ins w:id="1145" w:author="Armando Rocca" w:date="2022-01-26T19:02:00Z"/>
              <w:lang w:val="pt-BR"/>
            </w:rPr>
          </w:rPrChange>
        </w:rPr>
      </w:pPr>
      <w:ins w:id="1146" w:author="Armando Rocca" w:date="2022-01-26T19:02:00Z">
        <w:r w:rsidRPr="00D60902">
          <w:rPr>
            <w:lang w:val="en-GB"/>
            <w:rPrChange w:id="1147" w:author="Armando Rocca" w:date="2022-01-31T13:32:00Z">
              <w:rPr>
                <w:lang w:val="pt-BR"/>
              </w:rPr>
            </w:rPrChange>
          </w:rPr>
          <w:t xml:space="preserve">In the </w:t>
        </w:r>
      </w:ins>
      <w:ins w:id="1148" w:author="Armando Rocca" w:date="2022-01-26T19:03:00Z">
        <w:r w:rsidRPr="00D60902">
          <w:rPr>
            <w:lang w:val="en-GB"/>
            <w:rPrChange w:id="1149" w:author="Armando Rocca" w:date="2022-01-31T13:32:00Z">
              <w:rPr>
                <w:lang w:val="pt-BR"/>
              </w:rPr>
            </w:rPrChange>
          </w:rPr>
          <w:t xml:space="preserve">Project </w:t>
        </w:r>
      </w:ins>
      <w:ins w:id="1150" w:author="Armando Rocca" w:date="2022-01-26T19:02:00Z">
        <w:r w:rsidRPr="00D60902">
          <w:rPr>
            <w:lang w:val="en-GB"/>
            <w:rPrChange w:id="1151" w:author="Armando Rocca" w:date="2022-01-31T13:32:00Z">
              <w:rPr>
                <w:lang w:val="pt-BR"/>
              </w:rPr>
            </w:rPrChange>
          </w:rPr>
          <w:t xml:space="preserve">workspace a </w:t>
        </w:r>
        <w:r w:rsidRPr="00A86B78">
          <w:rPr>
            <w:color w:val="FF0000"/>
            <w:lang w:val="en-GB"/>
            <w:rPrChange w:id="1152" w:author="Armando Rocca" w:date="2022-01-31T13:32:00Z">
              <w:rPr>
                <w:lang w:val="pt-BR"/>
              </w:rPr>
            </w:rPrChange>
          </w:rPr>
          <w:t xml:space="preserve">new simple widget </w:t>
        </w:r>
        <w:r w:rsidRPr="00D60902">
          <w:rPr>
            <w:lang w:val="en-GB"/>
            <w:rPrChange w:id="1153" w:author="Armando Rocca" w:date="2022-01-31T13:32:00Z">
              <w:rPr>
                <w:lang w:val="pt-BR"/>
              </w:rPr>
            </w:rPrChange>
          </w:rPr>
          <w:t xml:space="preserve">will be created to show the data received from SAP like this one here below attached.  The data will be presented </w:t>
        </w:r>
        <w:r w:rsidRPr="00203CEC">
          <w:rPr>
            <w:color w:val="FF0000"/>
            <w:lang w:val="en-GB"/>
            <w:rPrChange w:id="1154" w:author="Armando Rocca" w:date="2022-01-31T13:32:00Z">
              <w:rPr>
                <w:lang w:val="pt-BR"/>
              </w:rPr>
            </w:rPrChange>
          </w:rPr>
          <w:t>in read only mode</w:t>
        </w:r>
        <w:r w:rsidRPr="00D60902">
          <w:rPr>
            <w:lang w:val="en-GB"/>
            <w:rPrChange w:id="1155" w:author="Armando Rocca" w:date="2022-01-31T13:32:00Z">
              <w:rPr>
                <w:lang w:val="pt-BR"/>
              </w:rPr>
            </w:rPrChange>
          </w:rPr>
          <w:t xml:space="preserve">. </w:t>
        </w:r>
      </w:ins>
    </w:p>
    <w:p w14:paraId="223CBC7C" w14:textId="718B3C92" w:rsidR="00D96355" w:rsidRPr="00D60902" w:rsidRDefault="00563C27" w:rsidP="00563C27">
      <w:pPr>
        <w:rPr>
          <w:ins w:id="1156" w:author="Armando Rocca" w:date="2022-01-26T19:08:00Z"/>
          <w:lang w:val="en-GB"/>
          <w:rPrChange w:id="1157" w:author="Armando Rocca" w:date="2022-01-31T13:32:00Z">
            <w:rPr>
              <w:ins w:id="1158" w:author="Armando Rocca" w:date="2022-01-26T19:08:00Z"/>
              <w:lang w:val="pt-BR"/>
            </w:rPr>
          </w:rPrChange>
        </w:rPr>
      </w:pPr>
      <w:ins w:id="1159" w:author="Armando Rocca" w:date="2022-01-26T19:02:00Z">
        <w:r w:rsidRPr="00D60902">
          <w:rPr>
            <w:lang w:val="en-GB"/>
            <w:rPrChange w:id="1160" w:author="Armando Rocca" w:date="2022-01-31T13:32:00Z">
              <w:rPr>
                <w:lang w:val="pt-BR"/>
              </w:rPr>
            </w:rPrChange>
          </w:rPr>
          <w:t>The widget could have multiple rows. The rows wil</w:t>
        </w:r>
      </w:ins>
      <w:r w:rsidR="00A86B78">
        <w:rPr>
          <w:lang w:val="en-GB"/>
        </w:rPr>
        <w:t>l</w:t>
      </w:r>
      <w:ins w:id="1161" w:author="Armando Rocca" w:date="2022-01-26T19:02:00Z">
        <w:r w:rsidRPr="00D60902">
          <w:rPr>
            <w:lang w:val="en-GB"/>
            <w:rPrChange w:id="1162" w:author="Armando Rocca" w:date="2022-01-31T13:32:00Z">
              <w:rPr>
                <w:lang w:val="pt-BR"/>
              </w:rPr>
            </w:rPrChange>
          </w:rPr>
          <w:t xml:space="preserve"> be displayed in </w:t>
        </w:r>
        <w:r w:rsidRPr="00203CEC">
          <w:rPr>
            <w:color w:val="FF0000"/>
            <w:lang w:val="en-GB"/>
            <w:rPrChange w:id="1163" w:author="Armando Rocca" w:date="2022-01-31T13:32:00Z">
              <w:rPr>
                <w:lang w:val="pt-BR"/>
              </w:rPr>
            </w:rPrChange>
          </w:rPr>
          <w:t xml:space="preserve">order of the date changed </w:t>
        </w:r>
        <w:r w:rsidRPr="00D60902">
          <w:rPr>
            <w:lang w:val="en-GB"/>
            <w:rPrChange w:id="1164" w:author="Armando Rocca" w:date="2022-01-31T13:32:00Z">
              <w:rPr>
                <w:lang w:val="pt-BR"/>
              </w:rPr>
            </w:rPrChange>
          </w:rPr>
          <w:t xml:space="preserve">ordering it from </w:t>
        </w:r>
        <w:r w:rsidRPr="00203CEC">
          <w:rPr>
            <w:color w:val="FF0000"/>
            <w:lang w:val="en-GB"/>
            <w:rPrChange w:id="1165" w:author="Armando Rocca" w:date="2022-01-31T13:32:00Z">
              <w:rPr>
                <w:lang w:val="pt-BR"/>
              </w:rPr>
            </w:rPrChange>
          </w:rPr>
          <w:t>the most recently</w:t>
        </w:r>
        <w:r w:rsidRPr="00D60902">
          <w:rPr>
            <w:lang w:val="en-GB"/>
            <w:rPrChange w:id="1166" w:author="Armando Rocca" w:date="2022-01-31T13:32:00Z">
              <w:rPr>
                <w:lang w:val="pt-BR"/>
              </w:rPr>
            </w:rPrChange>
          </w:rPr>
          <w:t>.</w:t>
        </w:r>
      </w:ins>
      <w:ins w:id="1167" w:author="Armando Rocca" w:date="2022-01-26T19:06:00Z">
        <w:r w:rsidR="000F02C0" w:rsidRPr="00D60902">
          <w:rPr>
            <w:lang w:val="en-GB"/>
            <w:rPrChange w:id="1168" w:author="Armando Rocca" w:date="2022-01-31T13:32:00Z">
              <w:rPr>
                <w:lang w:val="pt-BR"/>
              </w:rPr>
            </w:rPrChange>
          </w:rPr>
          <w:t xml:space="preserve"> In the </w:t>
        </w:r>
      </w:ins>
      <w:r w:rsidR="00A86B78" w:rsidRPr="00D73A3F">
        <w:rPr>
          <w:lang w:val="en-GB"/>
        </w:rPr>
        <w:t>example</w:t>
      </w:r>
      <w:ins w:id="1169" w:author="Armando Rocca" w:date="2022-01-26T19:07:00Z">
        <w:r w:rsidR="000F02C0" w:rsidRPr="00D60902">
          <w:rPr>
            <w:lang w:val="en-GB"/>
            <w:rPrChange w:id="1170" w:author="Armando Rocca" w:date="2022-01-31T13:32:00Z">
              <w:rPr>
                <w:lang w:val="pt-BR"/>
              </w:rPr>
            </w:rPrChange>
          </w:rPr>
          <w:t xml:space="preserve"> here below attach</w:t>
        </w:r>
      </w:ins>
      <w:ins w:id="1171" w:author="Armando Rocca" w:date="2022-01-26T19:08:00Z">
        <w:r w:rsidR="000F02C0" w:rsidRPr="00D60902">
          <w:rPr>
            <w:lang w:val="en-GB"/>
            <w:rPrChange w:id="1172" w:author="Armando Rocca" w:date="2022-01-31T13:32:00Z">
              <w:rPr>
                <w:lang w:val="pt-BR"/>
              </w:rPr>
            </w:rPrChange>
          </w:rPr>
          <w:t>ed</w:t>
        </w:r>
      </w:ins>
      <w:ins w:id="1173" w:author="Armando Rocca" w:date="2022-01-26T19:07:00Z">
        <w:r w:rsidR="000F02C0" w:rsidRPr="00D60902">
          <w:rPr>
            <w:lang w:val="en-GB"/>
            <w:rPrChange w:id="1174" w:author="Armando Rocca" w:date="2022-01-31T13:32:00Z">
              <w:rPr>
                <w:lang w:val="pt-BR"/>
              </w:rPr>
            </w:rPrChange>
          </w:rPr>
          <w:t xml:space="preserve"> the field Project must not show.</w:t>
        </w:r>
      </w:ins>
    </w:p>
    <w:p w14:paraId="28E510CD" w14:textId="1A5F386D" w:rsidR="000F02C0" w:rsidRPr="00D60902" w:rsidRDefault="000F02C0" w:rsidP="00563C27">
      <w:pPr>
        <w:rPr>
          <w:ins w:id="1175" w:author="Armando Rocca" w:date="2022-01-26T19:08:00Z"/>
          <w:lang w:val="en-GB"/>
          <w:rPrChange w:id="1176" w:author="Armando Rocca" w:date="2022-01-31T13:32:00Z">
            <w:rPr>
              <w:ins w:id="1177" w:author="Armando Rocca" w:date="2022-01-26T19:08:00Z"/>
              <w:lang w:val="pt-BR"/>
            </w:rPr>
          </w:rPrChange>
        </w:rPr>
      </w:pPr>
      <w:proofErr w:type="gramStart"/>
      <w:ins w:id="1178" w:author="Armando Rocca" w:date="2022-01-26T19:08:00Z">
        <w:r w:rsidRPr="00D60902">
          <w:rPr>
            <w:lang w:val="en-GB"/>
            <w:rPrChange w:id="1179" w:author="Armando Rocca" w:date="2022-01-31T13:32:00Z">
              <w:rPr>
                <w:lang w:val="pt-BR"/>
              </w:rPr>
            </w:rPrChange>
          </w:rPr>
          <w:t>So</w:t>
        </w:r>
        <w:proofErr w:type="gramEnd"/>
        <w:r w:rsidRPr="00D60902">
          <w:rPr>
            <w:lang w:val="en-GB"/>
            <w:rPrChange w:id="1180" w:author="Armando Rocca" w:date="2022-01-31T13:32:00Z">
              <w:rPr>
                <w:lang w:val="pt-BR"/>
              </w:rPr>
            </w:rPrChange>
          </w:rPr>
          <w:t xml:space="preserve"> the follow field </w:t>
        </w:r>
      </w:ins>
      <w:r w:rsidR="00A86B78" w:rsidRPr="00D73A3F">
        <w:rPr>
          <w:lang w:val="en-GB"/>
        </w:rPr>
        <w:t>will</w:t>
      </w:r>
      <w:ins w:id="1181" w:author="Armando Rocca" w:date="2022-01-26T19:08:00Z">
        <w:r w:rsidRPr="00D60902">
          <w:rPr>
            <w:lang w:val="en-GB"/>
            <w:rPrChange w:id="1182" w:author="Armando Rocca" w:date="2022-01-31T13:32:00Z">
              <w:rPr>
                <w:lang w:val="pt-BR"/>
              </w:rPr>
            </w:rPrChange>
          </w:rPr>
          <w:t xml:space="preserve"> be inserted in the widget:</w:t>
        </w:r>
      </w:ins>
    </w:p>
    <w:p w14:paraId="0A3A8E7E" w14:textId="1CC880EC" w:rsidR="000F02C0" w:rsidRPr="00D60902" w:rsidRDefault="000F02C0">
      <w:pPr>
        <w:pStyle w:val="ListParagraph"/>
        <w:numPr>
          <w:ilvl w:val="0"/>
          <w:numId w:val="24"/>
        </w:numPr>
        <w:rPr>
          <w:ins w:id="1183" w:author="Armando Rocca" w:date="2022-01-26T19:08:00Z"/>
        </w:rPr>
        <w:pPrChange w:id="1184" w:author="Armando Rocca" w:date="2022-01-26T19:09:00Z">
          <w:pPr/>
        </w:pPrChange>
      </w:pPr>
      <w:ins w:id="1185" w:author="Armando Rocca" w:date="2022-01-26T19:08:00Z">
        <w:r w:rsidRPr="00D60902">
          <w:t>Start Period</w:t>
        </w:r>
      </w:ins>
    </w:p>
    <w:p w14:paraId="53068EED" w14:textId="08952153" w:rsidR="000F02C0" w:rsidRPr="00D60902" w:rsidRDefault="000F02C0">
      <w:pPr>
        <w:pStyle w:val="ListParagraph"/>
        <w:numPr>
          <w:ilvl w:val="0"/>
          <w:numId w:val="24"/>
        </w:numPr>
        <w:rPr>
          <w:ins w:id="1186" w:author="Armando Rocca" w:date="2022-01-26T19:08:00Z"/>
        </w:rPr>
        <w:pPrChange w:id="1187" w:author="Armando Rocca" w:date="2022-01-26T19:09:00Z">
          <w:pPr/>
        </w:pPrChange>
      </w:pPr>
      <w:ins w:id="1188" w:author="Armando Rocca" w:date="2022-01-26T19:08:00Z">
        <w:r w:rsidRPr="00D60902">
          <w:t>End Period</w:t>
        </w:r>
      </w:ins>
    </w:p>
    <w:p w14:paraId="5C2C1E01" w14:textId="08C13EC3" w:rsidR="000F02C0" w:rsidRPr="00D60902" w:rsidRDefault="000F02C0">
      <w:pPr>
        <w:pStyle w:val="ListParagraph"/>
        <w:numPr>
          <w:ilvl w:val="0"/>
          <w:numId w:val="24"/>
        </w:numPr>
        <w:rPr>
          <w:ins w:id="1189" w:author="Armando Rocca" w:date="2022-01-26T19:08:00Z"/>
        </w:rPr>
        <w:pPrChange w:id="1190" w:author="Armando Rocca" w:date="2022-01-26T19:09:00Z">
          <w:pPr/>
        </w:pPrChange>
      </w:pPr>
      <w:ins w:id="1191" w:author="Armando Rocca" w:date="2022-01-26T19:08:00Z">
        <w:r w:rsidRPr="00D60902">
          <w:t>Opening</w:t>
        </w:r>
      </w:ins>
    </w:p>
    <w:p w14:paraId="78916247" w14:textId="40FBF44F" w:rsidR="000F02C0" w:rsidRPr="00D60902" w:rsidRDefault="000F02C0">
      <w:pPr>
        <w:pStyle w:val="ListParagraph"/>
        <w:numPr>
          <w:ilvl w:val="0"/>
          <w:numId w:val="24"/>
        </w:numPr>
        <w:rPr>
          <w:ins w:id="1192" w:author="Armando Rocca" w:date="2022-01-26T19:08:00Z"/>
        </w:rPr>
        <w:pPrChange w:id="1193" w:author="Armando Rocca" w:date="2022-01-26T19:09:00Z">
          <w:pPr/>
        </w:pPrChange>
      </w:pPr>
      <w:ins w:id="1194" w:author="Armando Rocca" w:date="2022-01-26T19:08:00Z">
        <w:r w:rsidRPr="00D60902">
          <w:t>Status of SAL</w:t>
        </w:r>
      </w:ins>
    </w:p>
    <w:p w14:paraId="3D7AAE2C" w14:textId="53648B91" w:rsidR="00563C27" w:rsidRPr="00D60902" w:rsidRDefault="000F02C0">
      <w:pPr>
        <w:pStyle w:val="ListParagraph"/>
        <w:numPr>
          <w:ilvl w:val="0"/>
          <w:numId w:val="24"/>
        </w:numPr>
        <w:rPr>
          <w:ins w:id="1195" w:author="Armando Rocca" w:date="2022-01-26T19:03:00Z"/>
        </w:rPr>
        <w:pPrChange w:id="1196" w:author="Armando Rocca" w:date="2022-01-26T19:09:00Z">
          <w:pPr/>
        </w:pPrChange>
      </w:pPr>
      <w:ins w:id="1197" w:author="Armando Rocca" w:date="2022-01-26T19:09:00Z">
        <w:r w:rsidRPr="00D60902">
          <w:t>Changed on</w:t>
        </w:r>
      </w:ins>
    </w:p>
    <w:p w14:paraId="375F7092" w14:textId="0D3435F6" w:rsidR="00D96355" w:rsidRPr="00D60902" w:rsidRDefault="00D96355" w:rsidP="003E4C03">
      <w:pPr>
        <w:rPr>
          <w:ins w:id="1198" w:author="Armando Rocca" w:date="2022-01-26T18:33:00Z"/>
          <w:lang w:val="en-GB"/>
          <w:rPrChange w:id="1199" w:author="Armando Rocca" w:date="2022-01-31T13:32:00Z">
            <w:rPr>
              <w:ins w:id="1200" w:author="Armando Rocca" w:date="2022-01-26T18:33:00Z"/>
              <w:lang w:val="pt-BR"/>
            </w:rPr>
          </w:rPrChange>
        </w:rPr>
      </w:pPr>
      <w:ins w:id="1201" w:author="Armando Rocca" w:date="2022-01-26T18:33:00Z">
        <w:r w:rsidRPr="00C911EA">
          <w:rPr>
            <w:noProof/>
            <w:lang w:eastAsia="en-US"/>
          </w:rPr>
          <w:drawing>
            <wp:inline distT="0" distB="0" distL="0" distR="0" wp14:anchorId="2706D6B7" wp14:editId="512A3707">
              <wp:extent cx="5943600" cy="4175760"/>
              <wp:effectExtent l="0" t="0" r="0" b="254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9"/>
                      <a:stretch>
                        <a:fillRect/>
                      </a:stretch>
                    </pic:blipFill>
                    <pic:spPr>
                      <a:xfrm>
                        <a:off x="0" y="0"/>
                        <a:ext cx="5943600" cy="4175760"/>
                      </a:xfrm>
                      <a:prstGeom prst="rect">
                        <a:avLst/>
                      </a:prstGeom>
                    </pic:spPr>
                  </pic:pic>
                </a:graphicData>
              </a:graphic>
            </wp:inline>
          </w:drawing>
        </w:r>
      </w:ins>
    </w:p>
    <w:p w14:paraId="1A7D9426" w14:textId="3A4A1C03" w:rsidR="00D96355" w:rsidRPr="00D60902" w:rsidRDefault="00D96355" w:rsidP="003E4C03">
      <w:pPr>
        <w:rPr>
          <w:ins w:id="1202" w:author="Armando Rocca" w:date="2022-01-26T19:05:00Z"/>
          <w:lang w:val="en-GB"/>
          <w:rPrChange w:id="1203" w:author="Armando Rocca" w:date="2022-01-31T13:32:00Z">
            <w:rPr>
              <w:ins w:id="1204" w:author="Armando Rocca" w:date="2022-01-26T19:05:00Z"/>
              <w:lang w:val="pt-BR"/>
            </w:rPr>
          </w:rPrChange>
        </w:rPr>
      </w:pPr>
    </w:p>
    <w:p w14:paraId="001BC0B2" w14:textId="77777777" w:rsidR="00501BCA" w:rsidRPr="00D60902" w:rsidRDefault="00501BCA">
      <w:pPr>
        <w:spacing w:after="160" w:line="259" w:lineRule="auto"/>
        <w:rPr>
          <w:ins w:id="1205" w:author="Armando Rocca" w:date="2022-01-31T11:23:00Z"/>
          <w:rFonts w:asciiTheme="minorHAnsi" w:eastAsiaTheme="minorHAnsi" w:hAnsiTheme="minorHAnsi" w:cstheme="minorHAnsi"/>
          <w:bCs/>
          <w:caps/>
          <w:color w:val="4F81BD"/>
          <w:sz w:val="28"/>
          <w:szCs w:val="28"/>
          <w:lang w:val="en-GB" w:eastAsia="en-US"/>
        </w:rPr>
      </w:pPr>
      <w:ins w:id="1206" w:author="Armando Rocca" w:date="2022-01-31T11:23:00Z">
        <w:r w:rsidRPr="00D60902">
          <w:rPr>
            <w:lang w:val="en-GB"/>
          </w:rPr>
          <w:br w:type="page"/>
        </w:r>
      </w:ins>
    </w:p>
    <w:p w14:paraId="47547475" w14:textId="0EA8E311" w:rsidR="003E4C03" w:rsidRPr="00D60902" w:rsidRDefault="003E4C03" w:rsidP="003E4C03">
      <w:pPr>
        <w:pStyle w:val="Heading3"/>
        <w:rPr>
          <w:ins w:id="1207" w:author="Armando Rocca" w:date="2022-01-26T19:05:00Z"/>
          <w:lang w:val="en-GB"/>
          <w:rPrChange w:id="1208" w:author="Armando Rocca" w:date="2022-01-31T13:32:00Z">
            <w:rPr>
              <w:ins w:id="1209" w:author="Armando Rocca" w:date="2022-01-26T19:05:00Z"/>
            </w:rPr>
          </w:rPrChange>
        </w:rPr>
      </w:pPr>
      <w:bookmarkStart w:id="1210" w:name="_Toc94777285"/>
      <w:ins w:id="1211" w:author="Armando Rocca" w:date="2022-01-26T18:31:00Z">
        <w:r w:rsidRPr="00D60902">
          <w:rPr>
            <w:lang w:val="en-GB"/>
            <w:rPrChange w:id="1212" w:author="Armando Rocca" w:date="2022-01-31T13:32:00Z">
              <w:rPr/>
            </w:rPrChange>
          </w:rPr>
          <w:lastRenderedPageBreak/>
          <w:t>SAP to POX Rule</w:t>
        </w:r>
        <w:bookmarkEnd w:id="1210"/>
        <w:r w:rsidRPr="00D60902">
          <w:rPr>
            <w:lang w:val="en-GB"/>
            <w:rPrChange w:id="1213" w:author="Armando Rocca" w:date="2022-01-31T13:32:00Z">
              <w:rPr/>
            </w:rPrChange>
          </w:rPr>
          <w:t xml:space="preserve"> </w:t>
        </w:r>
      </w:ins>
    </w:p>
    <w:p w14:paraId="2C2C980B" w14:textId="2B16DDF7" w:rsidR="000F02C0" w:rsidRPr="00D60902" w:rsidRDefault="000F02C0" w:rsidP="000F02C0">
      <w:pPr>
        <w:rPr>
          <w:ins w:id="1214" w:author="Armando Rocca" w:date="2022-01-26T19:09:00Z"/>
          <w:lang w:val="en-GB"/>
          <w:rPrChange w:id="1215" w:author="Armando Rocca" w:date="2022-01-31T13:32:00Z">
            <w:rPr>
              <w:ins w:id="1216" w:author="Armando Rocca" w:date="2022-01-26T19:09:00Z"/>
              <w:lang w:val="pt-BR"/>
            </w:rPr>
          </w:rPrChange>
        </w:rPr>
      </w:pPr>
      <w:ins w:id="1217" w:author="Armando Rocca" w:date="2022-01-26T19:09:00Z">
        <w:r w:rsidRPr="00D60902">
          <w:rPr>
            <w:lang w:val="en-GB"/>
            <w:rPrChange w:id="1218" w:author="Armando Rocca" w:date="2022-01-31T13:32:00Z">
              <w:rPr>
                <w:lang w:val="pt-BR"/>
              </w:rPr>
            </w:rPrChange>
          </w:rPr>
          <w:t>A new method will be developed to get the data from SAP.</w:t>
        </w:r>
      </w:ins>
    </w:p>
    <w:p w14:paraId="274E0CDF" w14:textId="410E856E" w:rsidR="000F02C0" w:rsidRPr="00D60902" w:rsidRDefault="000F02C0" w:rsidP="000F02C0">
      <w:pPr>
        <w:rPr>
          <w:ins w:id="1219" w:author="Armando Rocca" w:date="2022-01-28T19:18:00Z"/>
          <w:lang w:val="en-GB"/>
          <w:rPrChange w:id="1220" w:author="Armando Rocca" w:date="2022-01-31T13:32:00Z">
            <w:rPr>
              <w:ins w:id="1221" w:author="Armando Rocca" w:date="2022-01-28T19:18:00Z"/>
              <w:lang w:val="pt-BR"/>
            </w:rPr>
          </w:rPrChange>
        </w:rPr>
      </w:pPr>
      <w:ins w:id="1222" w:author="Armando Rocca" w:date="2022-01-26T19:09:00Z">
        <w:r w:rsidRPr="00D60902">
          <w:rPr>
            <w:lang w:val="en-GB"/>
            <w:rPrChange w:id="1223" w:author="Armando Rocca" w:date="2022-01-31T13:32:00Z">
              <w:rPr>
                <w:lang w:val="pt-BR"/>
              </w:rPr>
            </w:rPrChange>
          </w:rPr>
          <w:t>The method wil</w:t>
        </w:r>
      </w:ins>
      <w:ins w:id="1224" w:author="Armando Rocca" w:date="2022-01-26T19:10:00Z">
        <w:r w:rsidRPr="00D60902">
          <w:rPr>
            <w:lang w:val="en-GB"/>
            <w:rPrChange w:id="1225" w:author="Armando Rocca" w:date="2022-01-31T13:32:00Z">
              <w:rPr>
                <w:lang w:val="pt-BR"/>
              </w:rPr>
            </w:rPrChange>
          </w:rPr>
          <w:t xml:space="preserve">l have the </w:t>
        </w:r>
      </w:ins>
      <w:ins w:id="1226" w:author="Armando Rocca" w:date="2022-01-26T19:11:00Z">
        <w:r w:rsidR="004641C1" w:rsidRPr="00D60902">
          <w:rPr>
            <w:lang w:val="en-GB"/>
            <w:rPrChange w:id="1227" w:author="Armando Rocca" w:date="2022-01-31T13:32:00Z">
              <w:rPr>
                <w:lang w:val="pt-BR"/>
              </w:rPr>
            </w:rPrChange>
          </w:rPr>
          <w:t>follow structure.</w:t>
        </w:r>
      </w:ins>
      <w:ins w:id="1228" w:author="Armando Rocca" w:date="2022-01-28T19:18:00Z">
        <w:r w:rsidR="009C0C02" w:rsidRPr="00D60902">
          <w:rPr>
            <w:lang w:val="en-GB"/>
            <w:rPrChange w:id="1229" w:author="Armando Rocca" w:date="2022-01-31T13:32:00Z">
              <w:rPr>
                <w:lang w:val="pt-BR"/>
              </w:rPr>
            </w:rPrChange>
          </w:rPr>
          <w:t xml:space="preserve"> </w:t>
        </w:r>
      </w:ins>
    </w:p>
    <w:p w14:paraId="6521B735" w14:textId="0E1A4577" w:rsidR="009C0C02" w:rsidRPr="00D60902" w:rsidRDefault="009C0C02" w:rsidP="000F02C0">
      <w:pPr>
        <w:rPr>
          <w:ins w:id="1230" w:author="Armando Rocca" w:date="2022-01-31T11:23:00Z"/>
          <w:lang w:val="en-GB"/>
        </w:rPr>
      </w:pPr>
      <w:ins w:id="1231" w:author="Armando Rocca" w:date="2022-01-28T19:18:00Z">
        <w:r w:rsidRPr="00D60902">
          <w:rPr>
            <w:lang w:val="en-GB"/>
            <w:rPrChange w:id="1232" w:author="Armando Rocca" w:date="2022-01-31T13:32:00Z">
              <w:rPr>
                <w:lang w:val="pt-BR"/>
              </w:rPr>
            </w:rPrChange>
          </w:rPr>
          <w:t xml:space="preserve">The </w:t>
        </w:r>
      </w:ins>
      <w:ins w:id="1233" w:author="Armando Rocca" w:date="2022-01-31T08:53:00Z">
        <w:r w:rsidR="00CE2C9E" w:rsidRPr="00D60902">
          <w:rPr>
            <w:lang w:val="en-GB"/>
            <w:rPrChange w:id="1234" w:author="Armando Rocca" w:date="2022-01-31T13:32:00Z">
              <w:rPr>
                <w:lang w:val="pt-BR"/>
              </w:rPr>
            </w:rPrChange>
          </w:rPr>
          <w:t xml:space="preserve">primary </w:t>
        </w:r>
      </w:ins>
      <w:ins w:id="1235" w:author="Armando Rocca" w:date="2022-01-28T19:18:00Z">
        <w:r w:rsidRPr="00D60902">
          <w:rPr>
            <w:lang w:val="en-GB"/>
            <w:rPrChange w:id="1236" w:author="Armando Rocca" w:date="2022-01-31T13:32:00Z">
              <w:rPr>
                <w:lang w:val="pt-BR"/>
              </w:rPr>
            </w:rPrChange>
          </w:rPr>
          <w:t>key to insert the data or update a</w:t>
        </w:r>
      </w:ins>
      <w:ins w:id="1237" w:author="Armando Rocca" w:date="2022-01-31T08:53:00Z">
        <w:r w:rsidR="00CE2C9E" w:rsidRPr="00D60902">
          <w:rPr>
            <w:lang w:val="en-GB"/>
            <w:rPrChange w:id="1238" w:author="Armando Rocca" w:date="2022-01-31T13:32:00Z">
              <w:rPr>
                <w:lang w:val="pt-BR"/>
              </w:rPr>
            </w:rPrChange>
          </w:rPr>
          <w:t>n</w:t>
        </w:r>
      </w:ins>
      <w:ins w:id="1239" w:author="Armando Rocca" w:date="2022-01-28T19:18:00Z">
        <w:r w:rsidRPr="00D60902">
          <w:rPr>
            <w:lang w:val="en-GB"/>
            <w:rPrChange w:id="1240" w:author="Armando Rocca" w:date="2022-01-31T13:32:00Z">
              <w:rPr>
                <w:lang w:val="pt-BR"/>
              </w:rPr>
            </w:rPrChange>
          </w:rPr>
          <w:t xml:space="preserve"> existing record </w:t>
        </w:r>
      </w:ins>
      <w:ins w:id="1241" w:author="Armando Rocca" w:date="2022-01-31T08:53:00Z">
        <w:r w:rsidR="00CE2C9E" w:rsidRPr="00D60902">
          <w:rPr>
            <w:lang w:val="en-GB"/>
            <w:rPrChange w:id="1242" w:author="Armando Rocca" w:date="2022-01-31T13:32:00Z">
              <w:rPr>
                <w:lang w:val="pt-BR"/>
              </w:rPr>
            </w:rPrChange>
          </w:rPr>
          <w:t xml:space="preserve">one </w:t>
        </w:r>
      </w:ins>
      <w:ins w:id="1243" w:author="Armando Rocca" w:date="2022-01-28T19:18:00Z">
        <w:r w:rsidRPr="00D60902">
          <w:rPr>
            <w:lang w:val="en-GB"/>
            <w:rPrChange w:id="1244" w:author="Armando Rocca" w:date="2022-01-31T13:32:00Z">
              <w:rPr>
                <w:lang w:val="pt-BR"/>
              </w:rPr>
            </w:rPrChange>
          </w:rPr>
          <w:t>is the PROJ and DT_INI field.</w:t>
        </w:r>
      </w:ins>
    </w:p>
    <w:p w14:paraId="20E794B0" w14:textId="77777777" w:rsidR="00501BCA" w:rsidRPr="00D60902" w:rsidRDefault="00501BCA" w:rsidP="000F02C0">
      <w:pPr>
        <w:rPr>
          <w:ins w:id="1245" w:author="Armando Rocca" w:date="2022-01-26T19:11:00Z"/>
          <w:lang w:val="en-GB"/>
          <w:rPrChange w:id="1246" w:author="Armando Rocca" w:date="2022-01-31T13:32:00Z">
            <w:rPr>
              <w:ins w:id="1247" w:author="Armando Rocca" w:date="2022-01-26T19:11:00Z"/>
              <w:lang w:val="pt-BR"/>
            </w:rPr>
          </w:rPrChange>
        </w:rPr>
      </w:pPr>
    </w:p>
    <w:tbl>
      <w:tblPr>
        <w:tblStyle w:val="TableGrid"/>
        <w:tblW w:w="0" w:type="auto"/>
        <w:tblLook w:val="04A0" w:firstRow="1" w:lastRow="0" w:firstColumn="1" w:lastColumn="0" w:noHBand="0" w:noVBand="1"/>
        <w:tblPrChange w:id="1248" w:author="Armando Rocca" w:date="2022-01-28T19:17:00Z">
          <w:tblPr>
            <w:tblStyle w:val="TableGrid"/>
            <w:tblW w:w="0" w:type="auto"/>
            <w:tblLook w:val="04A0" w:firstRow="1" w:lastRow="0" w:firstColumn="1" w:lastColumn="0" w:noHBand="0" w:noVBand="1"/>
          </w:tblPr>
        </w:tblPrChange>
      </w:tblPr>
      <w:tblGrid>
        <w:gridCol w:w="2390"/>
        <w:gridCol w:w="2080"/>
        <w:gridCol w:w="2454"/>
        <w:gridCol w:w="2426"/>
        <w:tblGridChange w:id="1249">
          <w:tblGrid>
            <w:gridCol w:w="3116"/>
            <w:gridCol w:w="3117"/>
            <w:gridCol w:w="3117"/>
            <w:gridCol w:w="3117"/>
          </w:tblGrid>
        </w:tblGridChange>
      </w:tblGrid>
      <w:tr w:rsidR="009C0C02" w:rsidRPr="00D60902" w14:paraId="5EEB6C07" w14:textId="77777777" w:rsidTr="009C0C02">
        <w:trPr>
          <w:ins w:id="1250" w:author="Armando Rocca" w:date="2022-01-26T19:11:00Z"/>
        </w:trPr>
        <w:tc>
          <w:tcPr>
            <w:tcW w:w="2390" w:type="dxa"/>
            <w:tcPrChange w:id="1251" w:author="Armando Rocca" w:date="2022-01-28T19:17:00Z">
              <w:tcPr>
                <w:tcW w:w="3116" w:type="dxa"/>
              </w:tcPr>
            </w:tcPrChange>
          </w:tcPr>
          <w:p w14:paraId="090FB1DE" w14:textId="1C672565" w:rsidR="009C0C02" w:rsidRPr="00D60902" w:rsidRDefault="009C0C02" w:rsidP="000F02C0">
            <w:pPr>
              <w:rPr>
                <w:ins w:id="1252" w:author="Armando Rocca" w:date="2022-01-26T19:11:00Z"/>
                <w:lang w:val="en-GB"/>
                <w:rPrChange w:id="1253" w:author="Armando Rocca" w:date="2022-01-31T13:32:00Z">
                  <w:rPr>
                    <w:ins w:id="1254" w:author="Armando Rocca" w:date="2022-01-26T19:11:00Z"/>
                    <w:lang w:val="pt-BR"/>
                  </w:rPr>
                </w:rPrChange>
              </w:rPr>
            </w:pPr>
            <w:ins w:id="1255" w:author="Armando Rocca" w:date="2022-01-26T19:11:00Z">
              <w:r w:rsidRPr="00D60902">
                <w:rPr>
                  <w:lang w:val="en-GB"/>
                  <w:rPrChange w:id="1256" w:author="Armando Rocca" w:date="2022-01-31T13:32:00Z">
                    <w:rPr>
                      <w:lang w:val="pt-BR"/>
                    </w:rPr>
                  </w:rPrChange>
                </w:rPr>
                <w:t>Field name</w:t>
              </w:r>
            </w:ins>
          </w:p>
        </w:tc>
        <w:tc>
          <w:tcPr>
            <w:tcW w:w="2080" w:type="dxa"/>
            <w:tcPrChange w:id="1257" w:author="Armando Rocca" w:date="2022-01-28T19:17:00Z">
              <w:tcPr>
                <w:tcW w:w="3117" w:type="dxa"/>
              </w:tcPr>
            </w:tcPrChange>
          </w:tcPr>
          <w:p w14:paraId="438C3539" w14:textId="3B174471" w:rsidR="009C0C02" w:rsidRPr="00D60902" w:rsidRDefault="009C0C02" w:rsidP="000F02C0">
            <w:pPr>
              <w:rPr>
                <w:ins w:id="1258" w:author="Armando Rocca" w:date="2022-01-28T19:17:00Z"/>
                <w:lang w:val="en-GB"/>
                <w:rPrChange w:id="1259" w:author="Armando Rocca" w:date="2022-01-31T13:32:00Z">
                  <w:rPr>
                    <w:ins w:id="1260" w:author="Armando Rocca" w:date="2022-01-28T19:17:00Z"/>
                    <w:lang w:val="pt-BR"/>
                  </w:rPr>
                </w:rPrChange>
              </w:rPr>
            </w:pPr>
            <w:ins w:id="1261" w:author="Armando Rocca" w:date="2022-01-28T19:17:00Z">
              <w:r w:rsidRPr="00D60902">
                <w:rPr>
                  <w:lang w:val="en-GB"/>
                  <w:rPrChange w:id="1262" w:author="Armando Rocca" w:date="2022-01-31T13:32:00Z">
                    <w:rPr>
                      <w:lang w:val="pt-BR"/>
                    </w:rPr>
                  </w:rPrChange>
                </w:rPr>
                <w:t>Key Field</w:t>
              </w:r>
            </w:ins>
          </w:p>
        </w:tc>
        <w:tc>
          <w:tcPr>
            <w:tcW w:w="2454" w:type="dxa"/>
            <w:tcPrChange w:id="1263" w:author="Armando Rocca" w:date="2022-01-28T19:17:00Z">
              <w:tcPr>
                <w:tcW w:w="3117" w:type="dxa"/>
              </w:tcPr>
            </w:tcPrChange>
          </w:tcPr>
          <w:p w14:paraId="3A2741AE" w14:textId="3FC56A73" w:rsidR="009C0C02" w:rsidRPr="00D60902" w:rsidRDefault="009C0C02" w:rsidP="000F02C0">
            <w:pPr>
              <w:rPr>
                <w:ins w:id="1264" w:author="Armando Rocca" w:date="2022-01-26T19:11:00Z"/>
                <w:lang w:val="en-GB"/>
                <w:rPrChange w:id="1265" w:author="Armando Rocca" w:date="2022-01-31T13:32:00Z">
                  <w:rPr>
                    <w:ins w:id="1266" w:author="Armando Rocca" w:date="2022-01-26T19:11:00Z"/>
                    <w:lang w:val="pt-BR"/>
                  </w:rPr>
                </w:rPrChange>
              </w:rPr>
            </w:pPr>
            <w:ins w:id="1267" w:author="Armando Rocca" w:date="2022-01-28T19:19:00Z">
              <w:r w:rsidRPr="00D60902">
                <w:rPr>
                  <w:lang w:val="en-GB"/>
                  <w:rPrChange w:id="1268" w:author="Armando Rocca" w:date="2022-01-31T13:32:00Z">
                    <w:rPr>
                      <w:lang w:val="pt-BR"/>
                    </w:rPr>
                  </w:rPrChange>
                </w:rPr>
                <w:t>D</w:t>
              </w:r>
            </w:ins>
            <w:ins w:id="1269" w:author="Armando Rocca" w:date="2022-01-26T19:11:00Z">
              <w:r w:rsidRPr="00D60902">
                <w:rPr>
                  <w:lang w:val="en-GB"/>
                  <w:rPrChange w:id="1270" w:author="Armando Rocca" w:date="2022-01-31T13:32:00Z">
                    <w:rPr>
                      <w:lang w:val="pt-BR"/>
                    </w:rPr>
                  </w:rPrChange>
                </w:rPr>
                <w:t>escription</w:t>
              </w:r>
            </w:ins>
          </w:p>
        </w:tc>
        <w:tc>
          <w:tcPr>
            <w:tcW w:w="2426" w:type="dxa"/>
            <w:tcPrChange w:id="1271" w:author="Armando Rocca" w:date="2022-01-28T19:17:00Z">
              <w:tcPr>
                <w:tcW w:w="3117" w:type="dxa"/>
              </w:tcPr>
            </w:tcPrChange>
          </w:tcPr>
          <w:p w14:paraId="0F0F7440" w14:textId="1B767192" w:rsidR="009C0C02" w:rsidRPr="00D60902" w:rsidRDefault="009C0C02" w:rsidP="000F02C0">
            <w:pPr>
              <w:rPr>
                <w:ins w:id="1272" w:author="Armando Rocca" w:date="2022-01-26T19:11:00Z"/>
                <w:lang w:val="en-GB"/>
                <w:rPrChange w:id="1273" w:author="Armando Rocca" w:date="2022-01-31T13:32:00Z">
                  <w:rPr>
                    <w:ins w:id="1274" w:author="Armando Rocca" w:date="2022-01-26T19:11:00Z"/>
                    <w:lang w:val="pt-BR"/>
                  </w:rPr>
                </w:rPrChange>
              </w:rPr>
            </w:pPr>
            <w:ins w:id="1275" w:author="Armando Rocca" w:date="2022-01-28T19:19:00Z">
              <w:r w:rsidRPr="00D60902">
                <w:rPr>
                  <w:lang w:val="en-GB"/>
                  <w:rPrChange w:id="1276" w:author="Armando Rocca" w:date="2022-01-31T13:32:00Z">
                    <w:rPr>
                      <w:lang w:val="pt-BR"/>
                    </w:rPr>
                  </w:rPrChange>
                </w:rPr>
                <w:t>Note</w:t>
              </w:r>
            </w:ins>
          </w:p>
        </w:tc>
      </w:tr>
      <w:tr w:rsidR="009C0C02" w:rsidRPr="00D60902" w14:paraId="0DB84145" w14:textId="77777777" w:rsidTr="009C0C02">
        <w:trPr>
          <w:ins w:id="1277" w:author="Armando Rocca" w:date="2022-01-26T19:11:00Z"/>
        </w:trPr>
        <w:tc>
          <w:tcPr>
            <w:tcW w:w="2390" w:type="dxa"/>
            <w:tcPrChange w:id="1278" w:author="Armando Rocca" w:date="2022-01-28T19:17:00Z">
              <w:tcPr>
                <w:tcW w:w="3116" w:type="dxa"/>
              </w:tcPr>
            </w:tcPrChange>
          </w:tcPr>
          <w:p w14:paraId="089C2BE7" w14:textId="4BD4B152" w:rsidR="009C0C02" w:rsidRPr="00D60902" w:rsidRDefault="009C0C02" w:rsidP="000F02C0">
            <w:pPr>
              <w:rPr>
                <w:ins w:id="1279" w:author="Armando Rocca" w:date="2022-01-26T19:11:00Z"/>
                <w:lang w:val="en-GB"/>
                <w:rPrChange w:id="1280" w:author="Armando Rocca" w:date="2022-01-31T13:32:00Z">
                  <w:rPr>
                    <w:ins w:id="1281" w:author="Armando Rocca" w:date="2022-01-26T19:11:00Z"/>
                    <w:lang w:val="pt-BR"/>
                  </w:rPr>
                </w:rPrChange>
              </w:rPr>
            </w:pPr>
            <w:ins w:id="1282" w:author="Armando Rocca" w:date="2022-01-26T19:11:00Z">
              <w:r w:rsidRPr="00D60902">
                <w:rPr>
                  <w:lang w:val="en-GB"/>
                  <w:rPrChange w:id="1283" w:author="Armando Rocca" w:date="2022-01-31T13:32:00Z">
                    <w:rPr>
                      <w:lang w:val="pt-BR"/>
                    </w:rPr>
                  </w:rPrChange>
                </w:rPr>
                <w:t>M</w:t>
              </w:r>
            </w:ins>
            <w:ins w:id="1284" w:author="Armando Rocca" w:date="2022-01-26T19:16:00Z">
              <w:r w:rsidRPr="00D60902">
                <w:rPr>
                  <w:lang w:val="en-GB"/>
                  <w:rPrChange w:id="1285" w:author="Armando Rocca" w:date="2022-01-31T13:32:00Z">
                    <w:rPr>
                      <w:lang w:val="pt-BR"/>
                    </w:rPr>
                  </w:rPrChange>
                </w:rPr>
                <w:t>ANDT</w:t>
              </w:r>
            </w:ins>
          </w:p>
        </w:tc>
        <w:tc>
          <w:tcPr>
            <w:tcW w:w="2080" w:type="dxa"/>
            <w:tcPrChange w:id="1286" w:author="Armando Rocca" w:date="2022-01-28T19:17:00Z">
              <w:tcPr>
                <w:tcW w:w="3117" w:type="dxa"/>
              </w:tcPr>
            </w:tcPrChange>
          </w:tcPr>
          <w:p w14:paraId="3857221D" w14:textId="77777777" w:rsidR="009C0C02" w:rsidRPr="00D60902" w:rsidRDefault="009C0C02" w:rsidP="000F02C0">
            <w:pPr>
              <w:rPr>
                <w:ins w:id="1287" w:author="Armando Rocca" w:date="2022-01-28T19:17:00Z"/>
                <w:lang w:val="en-GB"/>
                <w:rPrChange w:id="1288" w:author="Armando Rocca" w:date="2022-01-31T13:32:00Z">
                  <w:rPr>
                    <w:ins w:id="1289" w:author="Armando Rocca" w:date="2022-01-28T19:17:00Z"/>
                    <w:lang w:val="pt-BR"/>
                  </w:rPr>
                </w:rPrChange>
              </w:rPr>
            </w:pPr>
          </w:p>
        </w:tc>
        <w:tc>
          <w:tcPr>
            <w:tcW w:w="2454" w:type="dxa"/>
            <w:tcPrChange w:id="1290" w:author="Armando Rocca" w:date="2022-01-28T19:17:00Z">
              <w:tcPr>
                <w:tcW w:w="3117" w:type="dxa"/>
              </w:tcPr>
            </w:tcPrChange>
          </w:tcPr>
          <w:p w14:paraId="6A4CEAD9" w14:textId="74E2B56E" w:rsidR="009C0C02" w:rsidRPr="00D60902" w:rsidRDefault="009C0C02" w:rsidP="000F02C0">
            <w:pPr>
              <w:rPr>
                <w:ins w:id="1291" w:author="Armando Rocca" w:date="2022-01-26T19:11:00Z"/>
                <w:lang w:val="en-GB"/>
                <w:rPrChange w:id="1292" w:author="Armando Rocca" w:date="2022-01-31T13:32:00Z">
                  <w:rPr>
                    <w:ins w:id="1293" w:author="Armando Rocca" w:date="2022-01-26T19:11:00Z"/>
                    <w:lang w:val="pt-BR"/>
                  </w:rPr>
                </w:rPrChange>
              </w:rPr>
            </w:pPr>
            <w:ins w:id="1294" w:author="Armando Rocca" w:date="2022-01-26T19:11:00Z">
              <w:r w:rsidRPr="00D60902">
                <w:rPr>
                  <w:lang w:val="en-GB"/>
                  <w:rPrChange w:id="1295" w:author="Armando Rocca" w:date="2022-01-31T13:32:00Z">
                    <w:rPr>
                      <w:lang w:val="pt-BR"/>
                    </w:rPr>
                  </w:rPrChange>
                </w:rPr>
                <w:t>C</w:t>
              </w:r>
            </w:ins>
            <w:ins w:id="1296" w:author="Armando Rocca" w:date="2022-01-26T19:12:00Z">
              <w:r w:rsidRPr="00D60902">
                <w:rPr>
                  <w:lang w:val="en-GB"/>
                  <w:rPrChange w:id="1297" w:author="Armando Rocca" w:date="2022-01-31T13:32:00Z">
                    <w:rPr>
                      <w:lang w:val="pt-BR"/>
                    </w:rPr>
                  </w:rPrChange>
                </w:rPr>
                <w:t>lient code</w:t>
              </w:r>
            </w:ins>
          </w:p>
        </w:tc>
        <w:tc>
          <w:tcPr>
            <w:tcW w:w="2426" w:type="dxa"/>
            <w:tcPrChange w:id="1298" w:author="Armando Rocca" w:date="2022-01-28T19:17:00Z">
              <w:tcPr>
                <w:tcW w:w="3117" w:type="dxa"/>
              </w:tcPr>
            </w:tcPrChange>
          </w:tcPr>
          <w:p w14:paraId="23DA6DEF" w14:textId="6659FA3F" w:rsidR="009C0C02" w:rsidRPr="00D60902" w:rsidRDefault="009C0C02" w:rsidP="000F02C0">
            <w:pPr>
              <w:rPr>
                <w:ins w:id="1299" w:author="Armando Rocca" w:date="2022-01-26T19:11:00Z"/>
                <w:lang w:val="en-GB"/>
                <w:rPrChange w:id="1300" w:author="Armando Rocca" w:date="2022-01-31T13:32:00Z">
                  <w:rPr>
                    <w:ins w:id="1301" w:author="Armando Rocca" w:date="2022-01-26T19:11:00Z"/>
                    <w:lang w:val="pt-BR"/>
                  </w:rPr>
                </w:rPrChange>
              </w:rPr>
            </w:pPr>
          </w:p>
        </w:tc>
      </w:tr>
      <w:tr w:rsidR="009C0C02" w:rsidRPr="00D60902" w14:paraId="5D24E68C" w14:textId="77777777" w:rsidTr="00D73A3F">
        <w:trPr>
          <w:trHeight w:val="818"/>
          <w:ins w:id="1302" w:author="Armando Rocca" w:date="2022-01-26T19:11:00Z"/>
        </w:trPr>
        <w:tc>
          <w:tcPr>
            <w:tcW w:w="2390" w:type="dxa"/>
            <w:tcPrChange w:id="1303" w:author="Armando Rocca" w:date="2022-01-28T19:17:00Z">
              <w:tcPr>
                <w:tcW w:w="3116" w:type="dxa"/>
              </w:tcPr>
            </w:tcPrChange>
          </w:tcPr>
          <w:p w14:paraId="70ACA691" w14:textId="753EC9E0" w:rsidR="009C0C02" w:rsidRPr="00D60902" w:rsidRDefault="009C0C02" w:rsidP="000F02C0">
            <w:pPr>
              <w:rPr>
                <w:ins w:id="1304" w:author="Armando Rocca" w:date="2022-01-26T19:11:00Z"/>
                <w:lang w:val="en-GB"/>
                <w:rPrChange w:id="1305" w:author="Armando Rocca" w:date="2022-01-31T13:32:00Z">
                  <w:rPr>
                    <w:ins w:id="1306" w:author="Armando Rocca" w:date="2022-01-26T19:11:00Z"/>
                    <w:lang w:val="pt-BR"/>
                  </w:rPr>
                </w:rPrChange>
              </w:rPr>
            </w:pPr>
            <w:ins w:id="1307" w:author="Armando Rocca" w:date="2022-01-26T19:12:00Z">
              <w:r w:rsidRPr="00D60902">
                <w:rPr>
                  <w:lang w:val="en-GB"/>
                  <w:rPrChange w:id="1308" w:author="Armando Rocca" w:date="2022-01-31T13:32:00Z">
                    <w:rPr>
                      <w:lang w:val="pt-BR"/>
                    </w:rPr>
                  </w:rPrChange>
                </w:rPr>
                <w:t>PROJ</w:t>
              </w:r>
            </w:ins>
          </w:p>
        </w:tc>
        <w:tc>
          <w:tcPr>
            <w:tcW w:w="2080" w:type="dxa"/>
            <w:tcPrChange w:id="1309" w:author="Armando Rocca" w:date="2022-01-28T19:17:00Z">
              <w:tcPr>
                <w:tcW w:w="3117" w:type="dxa"/>
              </w:tcPr>
            </w:tcPrChange>
          </w:tcPr>
          <w:p w14:paraId="6D8C020F" w14:textId="7D017A73" w:rsidR="009C0C02" w:rsidRPr="00D60902" w:rsidRDefault="00CE2C9E" w:rsidP="000F02C0">
            <w:pPr>
              <w:rPr>
                <w:ins w:id="1310" w:author="Armando Rocca" w:date="2022-01-28T19:17:00Z"/>
                <w:lang w:val="en-GB"/>
                <w:rPrChange w:id="1311" w:author="Armando Rocca" w:date="2022-01-31T13:32:00Z">
                  <w:rPr>
                    <w:ins w:id="1312" w:author="Armando Rocca" w:date="2022-01-28T19:17:00Z"/>
                    <w:lang w:val="pt-BR"/>
                  </w:rPr>
                </w:rPrChange>
              </w:rPr>
            </w:pPr>
            <w:ins w:id="1313" w:author="Armando Rocca" w:date="2022-01-31T08:52:00Z">
              <w:r w:rsidRPr="00D60902">
                <w:rPr>
                  <w:lang w:val="en-GB"/>
                  <w:rPrChange w:id="1314" w:author="Armando Rocca" w:date="2022-01-31T13:32:00Z">
                    <w:rPr>
                      <w:lang w:val="pt-BR"/>
                    </w:rPr>
                  </w:rPrChange>
                </w:rPr>
                <w:t xml:space="preserve">Primary </w:t>
              </w:r>
            </w:ins>
            <w:ins w:id="1315" w:author="Armando Rocca" w:date="2022-01-28T19:17:00Z">
              <w:r w:rsidR="009C0C02" w:rsidRPr="00D60902">
                <w:rPr>
                  <w:lang w:val="en-GB"/>
                  <w:rPrChange w:id="1316" w:author="Armando Rocca" w:date="2022-01-31T13:32:00Z">
                    <w:rPr>
                      <w:lang w:val="pt-BR"/>
                    </w:rPr>
                  </w:rPrChange>
                </w:rPr>
                <w:t>Key</w:t>
              </w:r>
            </w:ins>
          </w:p>
        </w:tc>
        <w:tc>
          <w:tcPr>
            <w:tcW w:w="2454" w:type="dxa"/>
            <w:tcPrChange w:id="1317" w:author="Armando Rocca" w:date="2022-01-28T19:17:00Z">
              <w:tcPr>
                <w:tcW w:w="3117" w:type="dxa"/>
              </w:tcPr>
            </w:tcPrChange>
          </w:tcPr>
          <w:p w14:paraId="2A7EF2DA" w14:textId="01C494C5" w:rsidR="009C0C02" w:rsidRPr="00D60902" w:rsidRDefault="009C0C02" w:rsidP="000F02C0">
            <w:pPr>
              <w:rPr>
                <w:ins w:id="1318" w:author="Armando Rocca" w:date="2022-01-26T19:11:00Z"/>
                <w:lang w:val="en-GB"/>
                <w:rPrChange w:id="1319" w:author="Armando Rocca" w:date="2022-01-31T13:32:00Z">
                  <w:rPr>
                    <w:ins w:id="1320" w:author="Armando Rocca" w:date="2022-01-26T19:11:00Z"/>
                    <w:lang w:val="pt-BR"/>
                  </w:rPr>
                </w:rPrChange>
              </w:rPr>
            </w:pPr>
            <w:ins w:id="1321" w:author="Armando Rocca" w:date="2022-01-26T19:12:00Z">
              <w:r w:rsidRPr="00D60902">
                <w:rPr>
                  <w:lang w:val="en-GB"/>
                  <w:rPrChange w:id="1322" w:author="Armando Rocca" w:date="2022-01-31T13:32:00Z">
                    <w:rPr>
                      <w:lang w:val="pt-BR"/>
                    </w:rPr>
                  </w:rPrChange>
                </w:rPr>
                <w:t>Project ID</w:t>
              </w:r>
            </w:ins>
          </w:p>
        </w:tc>
        <w:tc>
          <w:tcPr>
            <w:tcW w:w="2426" w:type="dxa"/>
            <w:tcPrChange w:id="1323" w:author="Armando Rocca" w:date="2022-01-28T19:17:00Z">
              <w:tcPr>
                <w:tcW w:w="3117" w:type="dxa"/>
              </w:tcPr>
            </w:tcPrChange>
          </w:tcPr>
          <w:p w14:paraId="63375781" w14:textId="56596BAA" w:rsidR="009C0C02" w:rsidRPr="00D60902" w:rsidRDefault="009C0C02" w:rsidP="000F02C0">
            <w:pPr>
              <w:rPr>
                <w:ins w:id="1324" w:author="Armando Rocca" w:date="2022-01-26T19:11:00Z"/>
                <w:lang w:val="en-GB"/>
                <w:rPrChange w:id="1325" w:author="Armando Rocca" w:date="2022-01-31T13:32:00Z">
                  <w:rPr>
                    <w:ins w:id="1326" w:author="Armando Rocca" w:date="2022-01-26T19:11:00Z"/>
                    <w:lang w:val="pt-BR"/>
                  </w:rPr>
                </w:rPrChange>
              </w:rPr>
            </w:pPr>
            <w:ins w:id="1327" w:author="Armando Rocca" w:date="2022-01-26T19:12:00Z">
              <w:r w:rsidRPr="00D60902">
                <w:rPr>
                  <w:lang w:val="en-GB"/>
                  <w:rPrChange w:id="1328" w:author="Armando Rocca" w:date="2022-01-31T13:32:00Z">
                    <w:rPr>
                      <w:lang w:val="pt-BR"/>
                    </w:rPr>
                  </w:rPrChange>
                </w:rPr>
                <w:t>To be used to associated this data into the right project</w:t>
              </w:r>
            </w:ins>
          </w:p>
        </w:tc>
      </w:tr>
      <w:tr w:rsidR="009C0C02" w:rsidRPr="00D60902" w14:paraId="60EE0B87" w14:textId="77777777" w:rsidTr="009C0C02">
        <w:trPr>
          <w:ins w:id="1329" w:author="Armando Rocca" w:date="2022-01-26T19:11:00Z"/>
        </w:trPr>
        <w:tc>
          <w:tcPr>
            <w:tcW w:w="2390" w:type="dxa"/>
            <w:tcPrChange w:id="1330" w:author="Armando Rocca" w:date="2022-01-28T19:17:00Z">
              <w:tcPr>
                <w:tcW w:w="3116" w:type="dxa"/>
              </w:tcPr>
            </w:tcPrChange>
          </w:tcPr>
          <w:p w14:paraId="6BAD7E45" w14:textId="56778050" w:rsidR="009C0C02" w:rsidRPr="00D60902" w:rsidRDefault="009C0C02" w:rsidP="000F02C0">
            <w:pPr>
              <w:rPr>
                <w:ins w:id="1331" w:author="Armando Rocca" w:date="2022-01-26T19:11:00Z"/>
                <w:lang w:val="en-GB"/>
                <w:rPrChange w:id="1332" w:author="Armando Rocca" w:date="2022-01-31T13:32:00Z">
                  <w:rPr>
                    <w:ins w:id="1333" w:author="Armando Rocca" w:date="2022-01-26T19:11:00Z"/>
                    <w:lang w:val="pt-BR"/>
                  </w:rPr>
                </w:rPrChange>
              </w:rPr>
            </w:pPr>
            <w:ins w:id="1334" w:author="Armando Rocca" w:date="2022-01-26T19:13:00Z">
              <w:r w:rsidRPr="00D60902">
                <w:rPr>
                  <w:lang w:val="en-GB"/>
                  <w:rPrChange w:id="1335" w:author="Armando Rocca" w:date="2022-01-31T13:32:00Z">
                    <w:rPr>
                      <w:lang w:val="pt-BR"/>
                    </w:rPr>
                  </w:rPrChange>
                </w:rPr>
                <w:t>DT_INI</w:t>
              </w:r>
            </w:ins>
          </w:p>
        </w:tc>
        <w:tc>
          <w:tcPr>
            <w:tcW w:w="2080" w:type="dxa"/>
            <w:tcPrChange w:id="1336" w:author="Armando Rocca" w:date="2022-01-28T19:17:00Z">
              <w:tcPr>
                <w:tcW w:w="3117" w:type="dxa"/>
              </w:tcPr>
            </w:tcPrChange>
          </w:tcPr>
          <w:p w14:paraId="11322731" w14:textId="1BFDEB75" w:rsidR="009C0C02" w:rsidRPr="00D60902" w:rsidRDefault="00CE2C9E" w:rsidP="000F02C0">
            <w:pPr>
              <w:rPr>
                <w:ins w:id="1337" w:author="Armando Rocca" w:date="2022-01-28T19:17:00Z"/>
                <w:lang w:val="en-GB"/>
                <w:rPrChange w:id="1338" w:author="Armando Rocca" w:date="2022-01-31T13:32:00Z">
                  <w:rPr>
                    <w:ins w:id="1339" w:author="Armando Rocca" w:date="2022-01-28T19:17:00Z"/>
                    <w:lang w:val="pt-BR"/>
                  </w:rPr>
                </w:rPrChange>
              </w:rPr>
            </w:pPr>
            <w:ins w:id="1340" w:author="Armando Rocca" w:date="2022-01-31T08:52:00Z">
              <w:r w:rsidRPr="00D60902">
                <w:rPr>
                  <w:lang w:val="en-GB"/>
                  <w:rPrChange w:id="1341" w:author="Armando Rocca" w:date="2022-01-31T13:32:00Z">
                    <w:rPr>
                      <w:lang w:val="pt-BR"/>
                    </w:rPr>
                  </w:rPrChange>
                </w:rPr>
                <w:t xml:space="preserve">Primary </w:t>
              </w:r>
            </w:ins>
            <w:ins w:id="1342" w:author="Armando Rocca" w:date="2022-01-28T19:17:00Z">
              <w:r w:rsidR="009C0C02" w:rsidRPr="00D60902">
                <w:rPr>
                  <w:lang w:val="en-GB"/>
                  <w:rPrChange w:id="1343" w:author="Armando Rocca" w:date="2022-01-31T13:32:00Z">
                    <w:rPr>
                      <w:lang w:val="pt-BR"/>
                    </w:rPr>
                  </w:rPrChange>
                </w:rPr>
                <w:t>Key</w:t>
              </w:r>
            </w:ins>
          </w:p>
        </w:tc>
        <w:tc>
          <w:tcPr>
            <w:tcW w:w="2454" w:type="dxa"/>
            <w:tcPrChange w:id="1344" w:author="Armando Rocca" w:date="2022-01-28T19:17:00Z">
              <w:tcPr>
                <w:tcW w:w="3117" w:type="dxa"/>
              </w:tcPr>
            </w:tcPrChange>
          </w:tcPr>
          <w:p w14:paraId="79D20F1B" w14:textId="2F37F802" w:rsidR="009C0C02" w:rsidRPr="00D60902" w:rsidRDefault="009C0C02" w:rsidP="000F02C0">
            <w:pPr>
              <w:rPr>
                <w:ins w:id="1345" w:author="Armando Rocca" w:date="2022-01-26T19:11:00Z"/>
                <w:lang w:val="en-GB"/>
                <w:rPrChange w:id="1346" w:author="Armando Rocca" w:date="2022-01-31T13:32:00Z">
                  <w:rPr>
                    <w:ins w:id="1347" w:author="Armando Rocca" w:date="2022-01-26T19:11:00Z"/>
                    <w:lang w:val="pt-BR"/>
                  </w:rPr>
                </w:rPrChange>
              </w:rPr>
            </w:pPr>
            <w:ins w:id="1348" w:author="Armando Rocca" w:date="2022-01-26T19:13:00Z">
              <w:r w:rsidRPr="00D60902">
                <w:rPr>
                  <w:lang w:val="en-GB"/>
                  <w:rPrChange w:id="1349" w:author="Armando Rocca" w:date="2022-01-31T13:32:00Z">
                    <w:rPr>
                      <w:lang w:val="pt-BR"/>
                    </w:rPr>
                  </w:rPrChange>
                </w:rPr>
                <w:t xml:space="preserve">Start </w:t>
              </w:r>
            </w:ins>
            <w:ins w:id="1350" w:author="Armando Rocca" w:date="2022-01-26T19:15:00Z">
              <w:r w:rsidRPr="00D60902">
                <w:rPr>
                  <w:lang w:val="en-GB"/>
                  <w:rPrChange w:id="1351" w:author="Armando Rocca" w:date="2022-01-31T13:32:00Z">
                    <w:rPr>
                      <w:lang w:val="pt-BR"/>
                    </w:rPr>
                  </w:rPrChange>
                </w:rPr>
                <w:t>P</w:t>
              </w:r>
            </w:ins>
            <w:ins w:id="1352" w:author="Armando Rocca" w:date="2022-01-26T19:13:00Z">
              <w:r w:rsidRPr="00D60902">
                <w:rPr>
                  <w:lang w:val="en-GB"/>
                  <w:rPrChange w:id="1353" w:author="Armando Rocca" w:date="2022-01-31T13:32:00Z">
                    <w:rPr>
                      <w:lang w:val="pt-BR"/>
                    </w:rPr>
                  </w:rPrChange>
                </w:rPr>
                <w:t>eriod date</w:t>
              </w:r>
            </w:ins>
          </w:p>
        </w:tc>
        <w:tc>
          <w:tcPr>
            <w:tcW w:w="2426" w:type="dxa"/>
            <w:tcPrChange w:id="1354" w:author="Armando Rocca" w:date="2022-01-28T19:17:00Z">
              <w:tcPr>
                <w:tcW w:w="3117" w:type="dxa"/>
              </w:tcPr>
            </w:tcPrChange>
          </w:tcPr>
          <w:p w14:paraId="0A9A6A56" w14:textId="73014051" w:rsidR="009C0C02" w:rsidRPr="00D60902" w:rsidRDefault="009C0C02" w:rsidP="000F02C0">
            <w:pPr>
              <w:rPr>
                <w:ins w:id="1355" w:author="Armando Rocca" w:date="2022-01-26T19:11:00Z"/>
                <w:lang w:val="en-GB"/>
                <w:rPrChange w:id="1356" w:author="Armando Rocca" w:date="2022-01-31T13:32:00Z">
                  <w:rPr>
                    <w:ins w:id="1357" w:author="Armando Rocca" w:date="2022-01-26T19:11:00Z"/>
                    <w:lang w:val="pt-BR"/>
                  </w:rPr>
                </w:rPrChange>
              </w:rPr>
            </w:pPr>
            <w:ins w:id="1358" w:author="Armando Rocca" w:date="2022-01-26T19:18:00Z">
              <w:r w:rsidRPr="00D60902">
                <w:rPr>
                  <w:lang w:val="en-GB"/>
                  <w:rPrChange w:id="1359" w:author="Armando Rocca" w:date="2022-01-31T13:32:00Z">
                    <w:rPr>
                      <w:lang w:val="pt-BR"/>
                    </w:rPr>
                  </w:rPrChange>
                </w:rPr>
                <w:t>To be inserted in the widget</w:t>
              </w:r>
            </w:ins>
          </w:p>
        </w:tc>
      </w:tr>
      <w:tr w:rsidR="009C0C02" w:rsidRPr="00D60902" w14:paraId="331473F9" w14:textId="77777777" w:rsidTr="009C0C02">
        <w:trPr>
          <w:ins w:id="1360" w:author="Armando Rocca" w:date="2022-01-26T19:11:00Z"/>
        </w:trPr>
        <w:tc>
          <w:tcPr>
            <w:tcW w:w="2390" w:type="dxa"/>
            <w:tcPrChange w:id="1361" w:author="Armando Rocca" w:date="2022-01-28T19:17:00Z">
              <w:tcPr>
                <w:tcW w:w="3116" w:type="dxa"/>
              </w:tcPr>
            </w:tcPrChange>
          </w:tcPr>
          <w:p w14:paraId="273D3347" w14:textId="0914B05F" w:rsidR="009C0C02" w:rsidRPr="00D60902" w:rsidRDefault="009C0C02" w:rsidP="000F02C0">
            <w:pPr>
              <w:rPr>
                <w:ins w:id="1362" w:author="Armando Rocca" w:date="2022-01-26T19:11:00Z"/>
                <w:lang w:val="en-GB"/>
                <w:rPrChange w:id="1363" w:author="Armando Rocca" w:date="2022-01-31T13:32:00Z">
                  <w:rPr>
                    <w:ins w:id="1364" w:author="Armando Rocca" w:date="2022-01-26T19:11:00Z"/>
                    <w:lang w:val="pt-BR"/>
                  </w:rPr>
                </w:rPrChange>
              </w:rPr>
            </w:pPr>
            <w:ins w:id="1365" w:author="Armando Rocca" w:date="2022-01-26T19:13:00Z">
              <w:r w:rsidRPr="00D60902">
                <w:rPr>
                  <w:lang w:val="en-GB"/>
                  <w:rPrChange w:id="1366" w:author="Armando Rocca" w:date="2022-01-31T13:32:00Z">
                    <w:rPr>
                      <w:lang w:val="pt-BR"/>
                    </w:rPr>
                  </w:rPrChange>
                </w:rPr>
                <w:t>DT_FINE</w:t>
              </w:r>
            </w:ins>
          </w:p>
        </w:tc>
        <w:tc>
          <w:tcPr>
            <w:tcW w:w="2080" w:type="dxa"/>
            <w:tcPrChange w:id="1367" w:author="Armando Rocca" w:date="2022-01-28T19:17:00Z">
              <w:tcPr>
                <w:tcW w:w="3117" w:type="dxa"/>
              </w:tcPr>
            </w:tcPrChange>
          </w:tcPr>
          <w:p w14:paraId="0BD6ABD7" w14:textId="52B6D756" w:rsidR="009C0C02" w:rsidRPr="00D60902" w:rsidRDefault="009C0C02" w:rsidP="000F02C0">
            <w:pPr>
              <w:rPr>
                <w:ins w:id="1368" w:author="Armando Rocca" w:date="2022-01-28T19:17:00Z"/>
                <w:lang w:val="en-GB"/>
                <w:rPrChange w:id="1369" w:author="Armando Rocca" w:date="2022-01-31T13:32:00Z">
                  <w:rPr>
                    <w:ins w:id="1370" w:author="Armando Rocca" w:date="2022-01-28T19:17:00Z"/>
                    <w:lang w:val="pt-BR"/>
                  </w:rPr>
                </w:rPrChange>
              </w:rPr>
            </w:pPr>
          </w:p>
        </w:tc>
        <w:tc>
          <w:tcPr>
            <w:tcW w:w="2454" w:type="dxa"/>
            <w:tcPrChange w:id="1371" w:author="Armando Rocca" w:date="2022-01-28T19:17:00Z">
              <w:tcPr>
                <w:tcW w:w="3117" w:type="dxa"/>
              </w:tcPr>
            </w:tcPrChange>
          </w:tcPr>
          <w:p w14:paraId="71E50095" w14:textId="4C163AB2" w:rsidR="009C0C02" w:rsidRPr="00D60902" w:rsidRDefault="009C0C02" w:rsidP="000F02C0">
            <w:pPr>
              <w:rPr>
                <w:ins w:id="1372" w:author="Armando Rocca" w:date="2022-01-26T19:11:00Z"/>
                <w:lang w:val="en-GB"/>
                <w:rPrChange w:id="1373" w:author="Armando Rocca" w:date="2022-01-31T13:32:00Z">
                  <w:rPr>
                    <w:ins w:id="1374" w:author="Armando Rocca" w:date="2022-01-26T19:11:00Z"/>
                    <w:lang w:val="pt-BR"/>
                  </w:rPr>
                </w:rPrChange>
              </w:rPr>
            </w:pPr>
            <w:ins w:id="1375" w:author="Armando Rocca" w:date="2022-01-26T19:14:00Z">
              <w:r w:rsidRPr="00D60902">
                <w:rPr>
                  <w:lang w:val="en-GB"/>
                  <w:rPrChange w:id="1376" w:author="Armando Rocca" w:date="2022-01-31T13:32:00Z">
                    <w:rPr>
                      <w:lang w:val="pt-BR"/>
                    </w:rPr>
                  </w:rPrChange>
                </w:rPr>
                <w:t>End Pe</w:t>
              </w:r>
            </w:ins>
            <w:ins w:id="1377" w:author="Armando Rocca" w:date="2022-01-26T19:15:00Z">
              <w:r w:rsidRPr="00D60902">
                <w:rPr>
                  <w:lang w:val="en-GB"/>
                  <w:rPrChange w:id="1378" w:author="Armando Rocca" w:date="2022-01-31T13:32:00Z">
                    <w:rPr>
                      <w:lang w:val="pt-BR"/>
                    </w:rPr>
                  </w:rPrChange>
                </w:rPr>
                <w:t>r</w:t>
              </w:r>
            </w:ins>
            <w:ins w:id="1379" w:author="Armando Rocca" w:date="2022-01-26T19:14:00Z">
              <w:r w:rsidRPr="00D60902">
                <w:rPr>
                  <w:lang w:val="en-GB"/>
                  <w:rPrChange w:id="1380" w:author="Armando Rocca" w:date="2022-01-31T13:32:00Z">
                    <w:rPr>
                      <w:lang w:val="pt-BR"/>
                    </w:rPr>
                  </w:rPrChange>
                </w:rPr>
                <w:t>iod date</w:t>
              </w:r>
            </w:ins>
          </w:p>
        </w:tc>
        <w:tc>
          <w:tcPr>
            <w:tcW w:w="2426" w:type="dxa"/>
            <w:tcPrChange w:id="1381" w:author="Armando Rocca" w:date="2022-01-28T19:17:00Z">
              <w:tcPr>
                <w:tcW w:w="3117" w:type="dxa"/>
              </w:tcPr>
            </w:tcPrChange>
          </w:tcPr>
          <w:p w14:paraId="79545381" w14:textId="5D048A32" w:rsidR="009C0C02" w:rsidRPr="00D60902" w:rsidRDefault="009C0C02" w:rsidP="000F02C0">
            <w:pPr>
              <w:rPr>
                <w:ins w:id="1382" w:author="Armando Rocca" w:date="2022-01-26T19:11:00Z"/>
                <w:lang w:val="en-GB"/>
                <w:rPrChange w:id="1383" w:author="Armando Rocca" w:date="2022-01-31T13:32:00Z">
                  <w:rPr>
                    <w:ins w:id="1384" w:author="Armando Rocca" w:date="2022-01-26T19:11:00Z"/>
                    <w:lang w:val="pt-BR"/>
                  </w:rPr>
                </w:rPrChange>
              </w:rPr>
            </w:pPr>
            <w:ins w:id="1385" w:author="Armando Rocca" w:date="2022-01-26T19:18:00Z">
              <w:r w:rsidRPr="00D60902">
                <w:rPr>
                  <w:lang w:val="en-GB"/>
                  <w:rPrChange w:id="1386" w:author="Armando Rocca" w:date="2022-01-31T13:32:00Z">
                    <w:rPr>
                      <w:lang w:val="pt-BR"/>
                    </w:rPr>
                  </w:rPrChange>
                </w:rPr>
                <w:t>To be inserted in the widget</w:t>
              </w:r>
            </w:ins>
          </w:p>
        </w:tc>
      </w:tr>
      <w:tr w:rsidR="009C0C02" w:rsidRPr="00D60902" w14:paraId="6C09E400" w14:textId="77777777" w:rsidTr="009C0C02">
        <w:trPr>
          <w:ins w:id="1387" w:author="Armando Rocca" w:date="2022-01-26T19:11:00Z"/>
        </w:trPr>
        <w:tc>
          <w:tcPr>
            <w:tcW w:w="2390" w:type="dxa"/>
            <w:tcPrChange w:id="1388" w:author="Armando Rocca" w:date="2022-01-28T19:17:00Z">
              <w:tcPr>
                <w:tcW w:w="3116" w:type="dxa"/>
              </w:tcPr>
            </w:tcPrChange>
          </w:tcPr>
          <w:p w14:paraId="32B1F7E4" w14:textId="09D4489B" w:rsidR="009C0C02" w:rsidRPr="00D60902" w:rsidRDefault="009C0C02" w:rsidP="000F02C0">
            <w:pPr>
              <w:rPr>
                <w:ins w:id="1389" w:author="Armando Rocca" w:date="2022-01-26T19:11:00Z"/>
                <w:lang w:val="en-GB"/>
                <w:rPrChange w:id="1390" w:author="Armando Rocca" w:date="2022-01-31T13:32:00Z">
                  <w:rPr>
                    <w:ins w:id="1391" w:author="Armando Rocca" w:date="2022-01-26T19:11:00Z"/>
                    <w:lang w:val="pt-BR"/>
                  </w:rPr>
                </w:rPrChange>
              </w:rPr>
            </w:pPr>
            <w:ins w:id="1392" w:author="Armando Rocca" w:date="2022-01-26T19:14:00Z">
              <w:r w:rsidRPr="00D60902">
                <w:rPr>
                  <w:lang w:val="en-GB"/>
                  <w:rPrChange w:id="1393" w:author="Armando Rocca" w:date="2022-01-31T13:32:00Z">
                    <w:rPr>
                      <w:lang w:val="pt-BR"/>
                    </w:rPr>
                  </w:rPrChange>
                </w:rPr>
                <w:t>AP_CH</w:t>
              </w:r>
            </w:ins>
          </w:p>
        </w:tc>
        <w:tc>
          <w:tcPr>
            <w:tcW w:w="2080" w:type="dxa"/>
            <w:tcPrChange w:id="1394" w:author="Armando Rocca" w:date="2022-01-28T19:17:00Z">
              <w:tcPr>
                <w:tcW w:w="3117" w:type="dxa"/>
              </w:tcPr>
            </w:tcPrChange>
          </w:tcPr>
          <w:p w14:paraId="001F3EF4" w14:textId="77777777" w:rsidR="009C0C02" w:rsidRPr="00D60902" w:rsidRDefault="009C0C02" w:rsidP="000F02C0">
            <w:pPr>
              <w:rPr>
                <w:ins w:id="1395" w:author="Armando Rocca" w:date="2022-01-28T19:17:00Z"/>
                <w:lang w:val="en-GB"/>
                <w:rPrChange w:id="1396" w:author="Armando Rocca" w:date="2022-01-31T13:32:00Z">
                  <w:rPr>
                    <w:ins w:id="1397" w:author="Armando Rocca" w:date="2022-01-28T19:17:00Z"/>
                    <w:lang w:val="pt-BR"/>
                  </w:rPr>
                </w:rPrChange>
              </w:rPr>
            </w:pPr>
          </w:p>
        </w:tc>
        <w:tc>
          <w:tcPr>
            <w:tcW w:w="2454" w:type="dxa"/>
            <w:tcPrChange w:id="1398" w:author="Armando Rocca" w:date="2022-01-28T19:17:00Z">
              <w:tcPr>
                <w:tcW w:w="3117" w:type="dxa"/>
              </w:tcPr>
            </w:tcPrChange>
          </w:tcPr>
          <w:p w14:paraId="707FB6E6" w14:textId="458AFD2B" w:rsidR="009C0C02" w:rsidRPr="00D60902" w:rsidRDefault="009C0C02" w:rsidP="000F02C0">
            <w:pPr>
              <w:rPr>
                <w:ins w:id="1399" w:author="Armando Rocca" w:date="2022-01-26T19:11:00Z"/>
                <w:lang w:val="en-GB"/>
                <w:rPrChange w:id="1400" w:author="Armando Rocca" w:date="2022-01-31T13:32:00Z">
                  <w:rPr>
                    <w:ins w:id="1401" w:author="Armando Rocca" w:date="2022-01-26T19:11:00Z"/>
                    <w:lang w:val="pt-BR"/>
                  </w:rPr>
                </w:rPrChange>
              </w:rPr>
            </w:pPr>
            <w:ins w:id="1402" w:author="Armando Rocca" w:date="2022-01-26T19:15:00Z">
              <w:r w:rsidRPr="00D60902">
                <w:rPr>
                  <w:lang w:val="en-GB"/>
                  <w:rPrChange w:id="1403" w:author="Armando Rocca" w:date="2022-01-31T13:32:00Z">
                    <w:rPr>
                      <w:lang w:val="pt-BR"/>
                    </w:rPr>
                  </w:rPrChange>
                </w:rPr>
                <w:t>Flag Open/Close</w:t>
              </w:r>
            </w:ins>
          </w:p>
        </w:tc>
        <w:tc>
          <w:tcPr>
            <w:tcW w:w="2426" w:type="dxa"/>
            <w:tcPrChange w:id="1404" w:author="Armando Rocca" w:date="2022-01-28T19:17:00Z">
              <w:tcPr>
                <w:tcW w:w="3117" w:type="dxa"/>
              </w:tcPr>
            </w:tcPrChange>
          </w:tcPr>
          <w:p w14:paraId="6E9883EC" w14:textId="1927EE79" w:rsidR="009C0C02" w:rsidRPr="00D60902" w:rsidRDefault="009C0C02" w:rsidP="000F02C0">
            <w:pPr>
              <w:rPr>
                <w:ins w:id="1405" w:author="Armando Rocca" w:date="2022-01-26T19:11:00Z"/>
                <w:lang w:val="en-GB"/>
                <w:rPrChange w:id="1406" w:author="Armando Rocca" w:date="2022-01-31T13:32:00Z">
                  <w:rPr>
                    <w:ins w:id="1407" w:author="Armando Rocca" w:date="2022-01-26T19:11:00Z"/>
                    <w:lang w:val="pt-BR"/>
                  </w:rPr>
                </w:rPrChange>
              </w:rPr>
            </w:pPr>
            <w:ins w:id="1408" w:author="Armando Rocca" w:date="2022-01-26T19:18:00Z">
              <w:r w:rsidRPr="00D60902">
                <w:rPr>
                  <w:lang w:val="en-GB"/>
                  <w:rPrChange w:id="1409" w:author="Armando Rocca" w:date="2022-01-31T13:32:00Z">
                    <w:rPr>
                      <w:lang w:val="pt-BR"/>
                    </w:rPr>
                  </w:rPrChange>
                </w:rPr>
                <w:t>To be inserted in the widget</w:t>
              </w:r>
            </w:ins>
          </w:p>
        </w:tc>
      </w:tr>
      <w:tr w:rsidR="009C0C02" w:rsidRPr="00D60902" w14:paraId="03966F57" w14:textId="77777777" w:rsidTr="009C0C02">
        <w:trPr>
          <w:ins w:id="1410" w:author="Armando Rocca" w:date="2022-01-26T19:11:00Z"/>
        </w:trPr>
        <w:tc>
          <w:tcPr>
            <w:tcW w:w="2390" w:type="dxa"/>
            <w:tcPrChange w:id="1411" w:author="Armando Rocca" w:date="2022-01-28T19:17:00Z">
              <w:tcPr>
                <w:tcW w:w="3116" w:type="dxa"/>
              </w:tcPr>
            </w:tcPrChange>
          </w:tcPr>
          <w:p w14:paraId="527CCA29" w14:textId="18E9E839" w:rsidR="009C0C02" w:rsidRPr="00D60902" w:rsidRDefault="009C0C02" w:rsidP="000F02C0">
            <w:pPr>
              <w:rPr>
                <w:ins w:id="1412" w:author="Armando Rocca" w:date="2022-01-26T19:11:00Z"/>
                <w:lang w:val="en-GB"/>
                <w:rPrChange w:id="1413" w:author="Armando Rocca" w:date="2022-01-31T13:32:00Z">
                  <w:rPr>
                    <w:ins w:id="1414" w:author="Armando Rocca" w:date="2022-01-26T19:11:00Z"/>
                    <w:lang w:val="pt-BR"/>
                  </w:rPr>
                </w:rPrChange>
              </w:rPr>
            </w:pPr>
            <w:ins w:id="1415" w:author="Armando Rocca" w:date="2022-01-26T19:16:00Z">
              <w:r w:rsidRPr="00D60902">
                <w:rPr>
                  <w:lang w:val="en-GB"/>
                  <w:rPrChange w:id="1416" w:author="Armando Rocca" w:date="2022-01-31T13:32:00Z">
                    <w:rPr>
                      <w:lang w:val="pt-BR"/>
                    </w:rPr>
                  </w:rPrChange>
                </w:rPr>
                <w:t>STATO</w:t>
              </w:r>
            </w:ins>
          </w:p>
        </w:tc>
        <w:tc>
          <w:tcPr>
            <w:tcW w:w="2080" w:type="dxa"/>
            <w:tcPrChange w:id="1417" w:author="Armando Rocca" w:date="2022-01-28T19:17:00Z">
              <w:tcPr>
                <w:tcW w:w="3117" w:type="dxa"/>
              </w:tcPr>
            </w:tcPrChange>
          </w:tcPr>
          <w:p w14:paraId="389BC438" w14:textId="77777777" w:rsidR="009C0C02" w:rsidRPr="00D60902" w:rsidRDefault="009C0C02" w:rsidP="000F02C0">
            <w:pPr>
              <w:rPr>
                <w:ins w:id="1418" w:author="Armando Rocca" w:date="2022-01-28T19:17:00Z"/>
                <w:lang w:val="en-GB"/>
                <w:rPrChange w:id="1419" w:author="Armando Rocca" w:date="2022-01-31T13:32:00Z">
                  <w:rPr>
                    <w:ins w:id="1420" w:author="Armando Rocca" w:date="2022-01-28T19:17:00Z"/>
                    <w:lang w:val="pt-BR"/>
                  </w:rPr>
                </w:rPrChange>
              </w:rPr>
            </w:pPr>
          </w:p>
        </w:tc>
        <w:tc>
          <w:tcPr>
            <w:tcW w:w="2454" w:type="dxa"/>
            <w:tcPrChange w:id="1421" w:author="Armando Rocca" w:date="2022-01-28T19:17:00Z">
              <w:tcPr>
                <w:tcW w:w="3117" w:type="dxa"/>
              </w:tcPr>
            </w:tcPrChange>
          </w:tcPr>
          <w:p w14:paraId="186471F8" w14:textId="49BED26F" w:rsidR="009C0C02" w:rsidRPr="00D60902" w:rsidRDefault="009C0C02" w:rsidP="000F02C0">
            <w:pPr>
              <w:rPr>
                <w:ins w:id="1422" w:author="Armando Rocca" w:date="2022-01-26T19:11:00Z"/>
                <w:lang w:val="en-GB"/>
                <w:rPrChange w:id="1423" w:author="Armando Rocca" w:date="2022-01-31T13:32:00Z">
                  <w:rPr>
                    <w:ins w:id="1424" w:author="Armando Rocca" w:date="2022-01-26T19:11:00Z"/>
                    <w:lang w:val="pt-BR"/>
                  </w:rPr>
                </w:rPrChange>
              </w:rPr>
            </w:pPr>
            <w:ins w:id="1425" w:author="Armando Rocca" w:date="2022-01-26T19:16:00Z">
              <w:r w:rsidRPr="00D60902">
                <w:rPr>
                  <w:lang w:val="en-GB"/>
                  <w:rPrChange w:id="1426" w:author="Armando Rocca" w:date="2022-01-31T13:32:00Z">
                    <w:rPr>
                      <w:lang w:val="pt-BR"/>
                    </w:rPr>
                  </w:rPrChange>
                </w:rPr>
                <w:t>Record Status</w:t>
              </w:r>
            </w:ins>
          </w:p>
        </w:tc>
        <w:tc>
          <w:tcPr>
            <w:tcW w:w="2426" w:type="dxa"/>
            <w:tcPrChange w:id="1427" w:author="Armando Rocca" w:date="2022-01-28T19:17:00Z">
              <w:tcPr>
                <w:tcW w:w="3117" w:type="dxa"/>
              </w:tcPr>
            </w:tcPrChange>
          </w:tcPr>
          <w:p w14:paraId="60750039" w14:textId="16629F4D" w:rsidR="009C0C02" w:rsidRPr="00D60902" w:rsidRDefault="009C0C02" w:rsidP="000F02C0">
            <w:pPr>
              <w:rPr>
                <w:ins w:id="1428" w:author="Armando Rocca" w:date="2022-01-26T19:11:00Z"/>
                <w:lang w:val="en-GB"/>
                <w:rPrChange w:id="1429" w:author="Armando Rocca" w:date="2022-01-31T13:32:00Z">
                  <w:rPr>
                    <w:ins w:id="1430" w:author="Armando Rocca" w:date="2022-01-26T19:11:00Z"/>
                    <w:lang w:val="pt-BR"/>
                  </w:rPr>
                </w:rPrChange>
              </w:rPr>
            </w:pPr>
            <w:ins w:id="1431" w:author="Armando Rocca" w:date="2022-01-26T19:18:00Z">
              <w:r w:rsidRPr="00D60902">
                <w:rPr>
                  <w:lang w:val="en-GB"/>
                  <w:rPrChange w:id="1432" w:author="Armando Rocca" w:date="2022-01-31T13:32:00Z">
                    <w:rPr>
                      <w:lang w:val="pt-BR"/>
                    </w:rPr>
                  </w:rPrChange>
                </w:rPr>
                <w:t>To be inserted in the widget</w:t>
              </w:r>
            </w:ins>
          </w:p>
        </w:tc>
      </w:tr>
      <w:tr w:rsidR="009C0C02" w:rsidRPr="00D60902" w14:paraId="46890408" w14:textId="77777777" w:rsidTr="009C0C02">
        <w:trPr>
          <w:ins w:id="1433" w:author="Armando Rocca" w:date="2022-01-26T19:16:00Z"/>
        </w:trPr>
        <w:tc>
          <w:tcPr>
            <w:tcW w:w="2390" w:type="dxa"/>
            <w:tcPrChange w:id="1434" w:author="Armando Rocca" w:date="2022-01-28T19:17:00Z">
              <w:tcPr>
                <w:tcW w:w="3116" w:type="dxa"/>
              </w:tcPr>
            </w:tcPrChange>
          </w:tcPr>
          <w:p w14:paraId="3D482F10" w14:textId="1B13F77B" w:rsidR="009C0C02" w:rsidRPr="00D60902" w:rsidRDefault="009C0C02" w:rsidP="000F02C0">
            <w:pPr>
              <w:rPr>
                <w:ins w:id="1435" w:author="Armando Rocca" w:date="2022-01-26T19:16:00Z"/>
                <w:lang w:val="en-GB"/>
                <w:rPrChange w:id="1436" w:author="Armando Rocca" w:date="2022-01-31T13:32:00Z">
                  <w:rPr>
                    <w:ins w:id="1437" w:author="Armando Rocca" w:date="2022-01-26T19:16:00Z"/>
                    <w:lang w:val="pt-BR"/>
                  </w:rPr>
                </w:rPrChange>
              </w:rPr>
            </w:pPr>
            <w:ins w:id="1438" w:author="Armando Rocca" w:date="2022-01-26T19:16:00Z">
              <w:r w:rsidRPr="00D60902">
                <w:rPr>
                  <w:lang w:val="en-GB"/>
                  <w:rPrChange w:id="1439" w:author="Armando Rocca" w:date="2022-01-31T13:32:00Z">
                    <w:rPr>
                      <w:lang w:val="pt-BR"/>
                    </w:rPr>
                  </w:rPrChange>
                </w:rPr>
                <w:t>DT_</w:t>
              </w:r>
            </w:ins>
            <w:ins w:id="1440" w:author="Armando Rocca" w:date="2022-01-26T19:18:00Z">
              <w:r w:rsidRPr="00D60902">
                <w:rPr>
                  <w:lang w:val="en-GB"/>
                  <w:rPrChange w:id="1441" w:author="Armando Rocca" w:date="2022-01-31T13:32:00Z">
                    <w:rPr>
                      <w:lang w:val="pt-BR"/>
                    </w:rPr>
                  </w:rPrChange>
                </w:rPr>
                <w:t>MOD</w:t>
              </w:r>
            </w:ins>
          </w:p>
        </w:tc>
        <w:tc>
          <w:tcPr>
            <w:tcW w:w="2080" w:type="dxa"/>
            <w:tcPrChange w:id="1442" w:author="Armando Rocca" w:date="2022-01-28T19:17:00Z">
              <w:tcPr>
                <w:tcW w:w="3117" w:type="dxa"/>
              </w:tcPr>
            </w:tcPrChange>
          </w:tcPr>
          <w:p w14:paraId="43C74BDD" w14:textId="77777777" w:rsidR="009C0C02" w:rsidRPr="00D60902" w:rsidRDefault="009C0C02" w:rsidP="000F02C0">
            <w:pPr>
              <w:rPr>
                <w:ins w:id="1443" w:author="Armando Rocca" w:date="2022-01-28T19:17:00Z"/>
                <w:lang w:val="en-GB"/>
                <w:rPrChange w:id="1444" w:author="Armando Rocca" w:date="2022-01-31T13:32:00Z">
                  <w:rPr>
                    <w:ins w:id="1445" w:author="Armando Rocca" w:date="2022-01-28T19:17:00Z"/>
                    <w:lang w:val="pt-BR"/>
                  </w:rPr>
                </w:rPrChange>
              </w:rPr>
            </w:pPr>
          </w:p>
        </w:tc>
        <w:tc>
          <w:tcPr>
            <w:tcW w:w="2454" w:type="dxa"/>
            <w:tcPrChange w:id="1446" w:author="Armando Rocca" w:date="2022-01-28T19:17:00Z">
              <w:tcPr>
                <w:tcW w:w="3117" w:type="dxa"/>
              </w:tcPr>
            </w:tcPrChange>
          </w:tcPr>
          <w:p w14:paraId="1542417F" w14:textId="4AC35CAE" w:rsidR="009C0C02" w:rsidRPr="00D60902" w:rsidRDefault="009C0C02" w:rsidP="000F02C0">
            <w:pPr>
              <w:rPr>
                <w:ins w:id="1447" w:author="Armando Rocca" w:date="2022-01-26T19:16:00Z"/>
                <w:lang w:val="en-GB"/>
                <w:rPrChange w:id="1448" w:author="Armando Rocca" w:date="2022-01-31T13:32:00Z">
                  <w:rPr>
                    <w:ins w:id="1449" w:author="Armando Rocca" w:date="2022-01-26T19:16:00Z"/>
                    <w:lang w:val="pt-BR"/>
                  </w:rPr>
                </w:rPrChange>
              </w:rPr>
            </w:pPr>
            <w:ins w:id="1450" w:author="Armando Rocca" w:date="2022-01-26T19:17:00Z">
              <w:r w:rsidRPr="00D60902">
                <w:rPr>
                  <w:lang w:val="en-GB"/>
                  <w:rPrChange w:id="1451" w:author="Armando Rocca" w:date="2022-01-31T13:32:00Z">
                    <w:rPr>
                      <w:lang w:val="pt-BR"/>
                    </w:rPr>
                  </w:rPrChange>
                </w:rPr>
                <w:t>Last Changed</w:t>
              </w:r>
            </w:ins>
            <w:ins w:id="1452" w:author="Armando Rocca" w:date="2022-01-26T19:19:00Z">
              <w:r w:rsidRPr="00D60902">
                <w:rPr>
                  <w:lang w:val="en-GB"/>
                  <w:rPrChange w:id="1453" w:author="Armando Rocca" w:date="2022-01-31T13:32:00Z">
                    <w:rPr>
                      <w:lang w:val="pt-BR"/>
                    </w:rPr>
                  </w:rPrChange>
                </w:rPr>
                <w:t xml:space="preserve"> (date)</w:t>
              </w:r>
            </w:ins>
          </w:p>
        </w:tc>
        <w:tc>
          <w:tcPr>
            <w:tcW w:w="2426" w:type="dxa"/>
            <w:vMerge w:val="restart"/>
            <w:tcPrChange w:id="1454" w:author="Armando Rocca" w:date="2022-01-28T19:17:00Z">
              <w:tcPr>
                <w:tcW w:w="3117" w:type="dxa"/>
                <w:vMerge w:val="restart"/>
              </w:tcPr>
            </w:tcPrChange>
          </w:tcPr>
          <w:p w14:paraId="29D75FF5" w14:textId="1D185761" w:rsidR="009C0C02" w:rsidRPr="00D60902" w:rsidRDefault="009C0C02" w:rsidP="000F02C0">
            <w:pPr>
              <w:rPr>
                <w:ins w:id="1455" w:author="Armando Rocca" w:date="2022-01-26T19:16:00Z"/>
                <w:lang w:val="en-GB"/>
                <w:rPrChange w:id="1456" w:author="Armando Rocca" w:date="2022-01-31T13:32:00Z">
                  <w:rPr>
                    <w:ins w:id="1457" w:author="Armando Rocca" w:date="2022-01-26T19:16:00Z"/>
                    <w:lang w:val="pt-BR"/>
                  </w:rPr>
                </w:rPrChange>
              </w:rPr>
            </w:pPr>
            <w:ins w:id="1458" w:author="Armando Rocca" w:date="2022-01-26T19:18:00Z">
              <w:r w:rsidRPr="00D60902">
                <w:rPr>
                  <w:lang w:val="en-GB"/>
                  <w:rPrChange w:id="1459" w:author="Armando Rocca" w:date="2022-01-31T13:32:00Z">
                    <w:rPr>
                      <w:lang w:val="pt-BR"/>
                    </w:rPr>
                  </w:rPrChange>
                </w:rPr>
                <w:t>To be inserted in the widget</w:t>
              </w:r>
            </w:ins>
            <w:ins w:id="1460" w:author="Armando Rocca" w:date="2022-01-26T19:19:00Z">
              <w:r w:rsidRPr="00D60902">
                <w:rPr>
                  <w:lang w:val="en-GB"/>
                  <w:rPrChange w:id="1461" w:author="Armando Rocca" w:date="2022-01-31T13:32:00Z">
                    <w:rPr>
                      <w:lang w:val="pt-BR"/>
                    </w:rPr>
                  </w:rPrChange>
                </w:rPr>
                <w:t xml:space="preserve"> together in format </w:t>
              </w:r>
              <w:proofErr w:type="spellStart"/>
              <w:r w:rsidRPr="00D60902">
                <w:rPr>
                  <w:lang w:val="en-GB"/>
                  <w:rPrChange w:id="1462" w:author="Armando Rocca" w:date="2022-01-31T13:32:00Z">
                    <w:rPr>
                      <w:lang w:val="pt-BR"/>
                    </w:rPr>
                  </w:rPrChange>
                </w:rPr>
                <w:t>yyyy</w:t>
              </w:r>
              <w:proofErr w:type="spellEnd"/>
              <w:r w:rsidRPr="00D60902">
                <w:rPr>
                  <w:lang w:val="en-GB"/>
                  <w:rPrChange w:id="1463" w:author="Armando Rocca" w:date="2022-01-31T13:32:00Z">
                    <w:rPr>
                      <w:lang w:val="pt-BR"/>
                    </w:rPr>
                  </w:rPrChange>
                </w:rPr>
                <w:t>-mm-dd HH</w:t>
              </w:r>
            </w:ins>
            <w:ins w:id="1464" w:author="Armando Rocca" w:date="2022-01-26T19:20:00Z">
              <w:r w:rsidRPr="00D60902">
                <w:rPr>
                  <w:lang w:val="en-GB"/>
                  <w:rPrChange w:id="1465" w:author="Armando Rocca" w:date="2022-01-31T13:32:00Z">
                    <w:rPr>
                      <w:lang w:val="pt-BR"/>
                    </w:rPr>
                  </w:rPrChange>
                </w:rPr>
                <w:t>:</w:t>
              </w:r>
              <w:proofErr w:type="gramStart"/>
              <w:r w:rsidRPr="00D60902">
                <w:rPr>
                  <w:lang w:val="en-GB"/>
                  <w:rPrChange w:id="1466" w:author="Armando Rocca" w:date="2022-01-31T13:32:00Z">
                    <w:rPr>
                      <w:lang w:val="pt-BR"/>
                    </w:rPr>
                  </w:rPrChange>
                </w:rPr>
                <w:t>MM:SS</w:t>
              </w:r>
            </w:ins>
            <w:proofErr w:type="gramEnd"/>
          </w:p>
        </w:tc>
      </w:tr>
      <w:tr w:rsidR="009C0C02" w:rsidRPr="00D60902" w14:paraId="05DB2730" w14:textId="77777777" w:rsidTr="009C0C02">
        <w:trPr>
          <w:ins w:id="1467" w:author="Armando Rocca" w:date="2022-01-26T19:18:00Z"/>
        </w:trPr>
        <w:tc>
          <w:tcPr>
            <w:tcW w:w="2390" w:type="dxa"/>
            <w:tcPrChange w:id="1468" w:author="Armando Rocca" w:date="2022-01-28T19:17:00Z">
              <w:tcPr>
                <w:tcW w:w="3116" w:type="dxa"/>
              </w:tcPr>
            </w:tcPrChange>
          </w:tcPr>
          <w:p w14:paraId="3E3FC72B" w14:textId="5BFA4CA8" w:rsidR="009C0C02" w:rsidRPr="00D60902" w:rsidRDefault="009C0C02" w:rsidP="000F02C0">
            <w:pPr>
              <w:rPr>
                <w:ins w:id="1469" w:author="Armando Rocca" w:date="2022-01-26T19:18:00Z"/>
                <w:lang w:val="en-GB"/>
                <w:rPrChange w:id="1470" w:author="Armando Rocca" w:date="2022-01-31T13:32:00Z">
                  <w:rPr>
                    <w:ins w:id="1471" w:author="Armando Rocca" w:date="2022-01-26T19:18:00Z"/>
                    <w:lang w:val="pt-BR"/>
                  </w:rPr>
                </w:rPrChange>
              </w:rPr>
            </w:pPr>
            <w:ins w:id="1472" w:author="Armando Rocca" w:date="2022-01-26T19:18:00Z">
              <w:r w:rsidRPr="00D60902">
                <w:rPr>
                  <w:lang w:val="en-GB"/>
                  <w:rPrChange w:id="1473" w:author="Armando Rocca" w:date="2022-01-31T13:32:00Z">
                    <w:rPr>
                      <w:lang w:val="pt-BR"/>
                    </w:rPr>
                  </w:rPrChange>
                </w:rPr>
                <w:t>TM_MOD</w:t>
              </w:r>
            </w:ins>
          </w:p>
        </w:tc>
        <w:tc>
          <w:tcPr>
            <w:tcW w:w="2080" w:type="dxa"/>
            <w:tcPrChange w:id="1474" w:author="Armando Rocca" w:date="2022-01-28T19:17:00Z">
              <w:tcPr>
                <w:tcW w:w="3117" w:type="dxa"/>
              </w:tcPr>
            </w:tcPrChange>
          </w:tcPr>
          <w:p w14:paraId="1B624454" w14:textId="77777777" w:rsidR="009C0C02" w:rsidRPr="00D60902" w:rsidRDefault="009C0C02" w:rsidP="000F02C0">
            <w:pPr>
              <w:rPr>
                <w:ins w:id="1475" w:author="Armando Rocca" w:date="2022-01-28T19:17:00Z"/>
                <w:lang w:val="en-GB"/>
                <w:rPrChange w:id="1476" w:author="Armando Rocca" w:date="2022-01-31T13:32:00Z">
                  <w:rPr>
                    <w:ins w:id="1477" w:author="Armando Rocca" w:date="2022-01-28T19:17:00Z"/>
                    <w:lang w:val="pt-BR"/>
                  </w:rPr>
                </w:rPrChange>
              </w:rPr>
            </w:pPr>
          </w:p>
        </w:tc>
        <w:tc>
          <w:tcPr>
            <w:tcW w:w="2454" w:type="dxa"/>
            <w:tcPrChange w:id="1478" w:author="Armando Rocca" w:date="2022-01-28T19:17:00Z">
              <w:tcPr>
                <w:tcW w:w="3117" w:type="dxa"/>
              </w:tcPr>
            </w:tcPrChange>
          </w:tcPr>
          <w:p w14:paraId="2FC88381" w14:textId="4FB63028" w:rsidR="009C0C02" w:rsidRPr="00D60902" w:rsidRDefault="009C0C02" w:rsidP="000F02C0">
            <w:pPr>
              <w:rPr>
                <w:ins w:id="1479" w:author="Armando Rocca" w:date="2022-01-26T19:18:00Z"/>
                <w:lang w:val="en-GB"/>
                <w:rPrChange w:id="1480" w:author="Armando Rocca" w:date="2022-01-31T13:32:00Z">
                  <w:rPr>
                    <w:ins w:id="1481" w:author="Armando Rocca" w:date="2022-01-26T19:18:00Z"/>
                    <w:lang w:val="pt-BR"/>
                  </w:rPr>
                </w:rPrChange>
              </w:rPr>
            </w:pPr>
            <w:ins w:id="1482" w:author="Armando Rocca" w:date="2022-01-26T19:19:00Z">
              <w:r w:rsidRPr="00D60902">
                <w:rPr>
                  <w:lang w:val="en-GB"/>
                  <w:rPrChange w:id="1483" w:author="Armando Rocca" w:date="2022-01-31T13:32:00Z">
                    <w:rPr>
                      <w:lang w:val="pt-BR"/>
                    </w:rPr>
                  </w:rPrChange>
                </w:rPr>
                <w:t>Last Changed (Time)</w:t>
              </w:r>
            </w:ins>
          </w:p>
        </w:tc>
        <w:tc>
          <w:tcPr>
            <w:tcW w:w="2426" w:type="dxa"/>
            <w:vMerge/>
            <w:tcPrChange w:id="1484" w:author="Armando Rocca" w:date="2022-01-28T19:17:00Z">
              <w:tcPr>
                <w:tcW w:w="3117" w:type="dxa"/>
                <w:vMerge/>
              </w:tcPr>
            </w:tcPrChange>
          </w:tcPr>
          <w:p w14:paraId="3A69BF42" w14:textId="77777777" w:rsidR="009C0C02" w:rsidRPr="00D60902" w:rsidRDefault="009C0C02" w:rsidP="000F02C0">
            <w:pPr>
              <w:rPr>
                <w:ins w:id="1485" w:author="Armando Rocca" w:date="2022-01-26T19:18:00Z"/>
                <w:lang w:val="en-GB"/>
                <w:rPrChange w:id="1486" w:author="Armando Rocca" w:date="2022-01-31T13:32:00Z">
                  <w:rPr>
                    <w:ins w:id="1487" w:author="Armando Rocca" w:date="2022-01-26T19:18:00Z"/>
                    <w:lang w:val="pt-BR"/>
                  </w:rPr>
                </w:rPrChange>
              </w:rPr>
            </w:pPr>
          </w:p>
        </w:tc>
      </w:tr>
    </w:tbl>
    <w:p w14:paraId="57BE6CA0" w14:textId="2EBF1E54" w:rsidR="004641C1" w:rsidRPr="00D60902" w:rsidRDefault="004641C1">
      <w:pPr>
        <w:rPr>
          <w:ins w:id="1488" w:author="Armando Rocca" w:date="2022-01-26T18:31:00Z"/>
          <w:lang w:val="en-GB"/>
          <w:rPrChange w:id="1489" w:author="Armando Rocca" w:date="2022-01-31T13:32:00Z">
            <w:rPr>
              <w:ins w:id="1490" w:author="Armando Rocca" w:date="2022-01-26T18:31:00Z"/>
            </w:rPr>
          </w:rPrChange>
        </w:rPr>
        <w:pPrChange w:id="1491" w:author="Armando Rocca" w:date="2022-01-26T19:05:00Z">
          <w:pPr>
            <w:pStyle w:val="Heading3"/>
          </w:pPr>
        </w:pPrChange>
      </w:pPr>
    </w:p>
    <w:p w14:paraId="216C2D92" w14:textId="77777777" w:rsidR="00501BCA" w:rsidRPr="00D60902" w:rsidRDefault="00501BCA">
      <w:pPr>
        <w:spacing w:after="160" w:line="259" w:lineRule="auto"/>
        <w:rPr>
          <w:ins w:id="1492" w:author="Armando Rocca" w:date="2022-01-31T11:23:00Z"/>
          <w:rFonts w:asciiTheme="minorHAnsi" w:eastAsiaTheme="minorHAnsi" w:hAnsiTheme="minorHAnsi" w:cstheme="minorHAnsi"/>
          <w:bCs/>
          <w:caps/>
          <w:color w:val="4F81BD"/>
          <w:sz w:val="32"/>
          <w:szCs w:val="32"/>
          <w:lang w:val="en-GB" w:eastAsia="en-US"/>
        </w:rPr>
      </w:pPr>
      <w:ins w:id="1493" w:author="Armando Rocca" w:date="2022-01-31T11:23:00Z">
        <w:r w:rsidRPr="00D60902">
          <w:rPr>
            <w:lang w:val="en-GB"/>
          </w:rPr>
          <w:br w:type="page"/>
        </w:r>
      </w:ins>
    </w:p>
    <w:p w14:paraId="1030D904" w14:textId="35CB5A2F" w:rsidR="003E4C03" w:rsidRPr="00D60902" w:rsidRDefault="00A83C6C" w:rsidP="00A83C6C">
      <w:pPr>
        <w:pStyle w:val="Heading2"/>
        <w:rPr>
          <w:ins w:id="1494" w:author="Armando Rocca" w:date="2022-01-31T11:22:00Z"/>
          <w:lang w:val="en-GB"/>
        </w:rPr>
      </w:pPr>
      <w:bookmarkStart w:id="1495" w:name="_Toc94777286"/>
      <w:ins w:id="1496" w:author="Armando Rocca" w:date="2022-01-27T15:01:00Z">
        <w:r w:rsidRPr="00D60902">
          <w:rPr>
            <w:lang w:val="en-GB"/>
            <w:rPrChange w:id="1497" w:author="Armando Rocca" w:date="2022-01-31T13:32:00Z">
              <w:rPr/>
            </w:rPrChange>
          </w:rPr>
          <w:lastRenderedPageBreak/>
          <w:t xml:space="preserve">SAP </w:t>
        </w:r>
      </w:ins>
      <w:ins w:id="1498" w:author="Armando Rocca" w:date="2022-01-31T11:24:00Z">
        <w:r w:rsidR="00F84235" w:rsidRPr="00D60902">
          <w:rPr>
            <w:lang w:val="en-GB"/>
          </w:rPr>
          <w:t xml:space="preserve">RI </w:t>
        </w:r>
      </w:ins>
      <w:ins w:id="1499" w:author="Armando Rocca" w:date="2022-01-27T15:01:00Z">
        <w:r w:rsidRPr="00D60902">
          <w:rPr>
            <w:lang w:val="en-GB"/>
            <w:rPrChange w:id="1500" w:author="Armando Rocca" w:date="2022-01-31T13:32:00Z">
              <w:rPr/>
            </w:rPrChange>
          </w:rPr>
          <w:t xml:space="preserve">to PO </w:t>
        </w:r>
      </w:ins>
      <w:ins w:id="1501" w:author="Armando Rocca" w:date="2022-02-01T11:06:00Z">
        <w:r w:rsidR="00032ACD">
          <w:rPr>
            <w:lang w:val="en-GB"/>
          </w:rPr>
          <w:t xml:space="preserve">– Indirect </w:t>
        </w:r>
      </w:ins>
      <w:ins w:id="1502" w:author="Armando Rocca" w:date="2022-02-01T11:07:00Z">
        <w:r w:rsidR="00032ACD">
          <w:rPr>
            <w:lang w:val="en-GB"/>
          </w:rPr>
          <w:t>Hours</w:t>
        </w:r>
        <w:r w:rsidR="00032ACD" w:rsidRPr="00032ACD">
          <w:rPr>
            <w:lang w:val="en-GB"/>
          </w:rPr>
          <w:t xml:space="preserve"> </w:t>
        </w:r>
        <w:r w:rsidR="00032ACD">
          <w:rPr>
            <w:lang w:val="en-GB"/>
          </w:rPr>
          <w:t>(</w:t>
        </w:r>
      </w:ins>
      <w:ins w:id="1503" w:author="Armando Rocca" w:date="2022-01-27T15:01:00Z">
        <w:r w:rsidRPr="00D60902">
          <w:rPr>
            <w:lang w:val="en-GB"/>
            <w:rPrChange w:id="1504" w:author="Armando Rocca" w:date="2022-01-31T13:32:00Z">
              <w:rPr/>
            </w:rPrChange>
          </w:rPr>
          <w:t xml:space="preserve">Internal </w:t>
        </w:r>
      </w:ins>
      <w:ins w:id="1505" w:author="Armando Rocca" w:date="2022-01-31T11:47:00Z">
        <w:r w:rsidR="00143183" w:rsidRPr="00D60902">
          <w:rPr>
            <w:lang w:val="en-GB"/>
          </w:rPr>
          <w:t xml:space="preserve">labour </w:t>
        </w:r>
      </w:ins>
      <w:ins w:id="1506" w:author="Armando Rocca" w:date="2022-01-27T15:01:00Z">
        <w:r w:rsidRPr="00D60902">
          <w:rPr>
            <w:lang w:val="en-GB"/>
            <w:rPrChange w:id="1507" w:author="Armando Rocca" w:date="2022-01-31T13:32:00Z">
              <w:rPr/>
            </w:rPrChange>
          </w:rPr>
          <w:t>Cost</w:t>
        </w:r>
      </w:ins>
      <w:ins w:id="1508" w:author="Armando Rocca" w:date="2022-02-01T11:07:00Z">
        <w:r w:rsidR="00032ACD">
          <w:rPr>
            <w:lang w:val="en-GB"/>
          </w:rPr>
          <w:t>)</w:t>
        </w:r>
      </w:ins>
      <w:bookmarkEnd w:id="1495"/>
    </w:p>
    <w:p w14:paraId="13C1961D" w14:textId="20C977FC" w:rsidR="00501BCA" w:rsidRPr="00D60902" w:rsidRDefault="00501BCA" w:rsidP="00501BCA">
      <w:pPr>
        <w:rPr>
          <w:ins w:id="1509" w:author="Armando Rocca" w:date="2022-01-31T11:22:00Z"/>
          <w:lang w:val="en-GB" w:eastAsia="en-US"/>
        </w:rPr>
      </w:pPr>
    </w:p>
    <w:p w14:paraId="6C0CB5EB" w14:textId="43291742" w:rsidR="00501BCA" w:rsidRPr="00D60902" w:rsidRDefault="00501BCA" w:rsidP="00501BCA">
      <w:pPr>
        <w:rPr>
          <w:ins w:id="1510" w:author="Armando Rocca" w:date="2022-01-31T11:27:00Z"/>
          <w:lang w:val="en-GB" w:eastAsia="en-US"/>
        </w:rPr>
      </w:pPr>
      <w:ins w:id="1511" w:author="Armando Rocca" w:date="2022-01-31T11:22:00Z">
        <w:r w:rsidRPr="00D60902">
          <w:rPr>
            <w:lang w:val="en-GB" w:eastAsia="en-US"/>
          </w:rPr>
          <w:t>Th</w:t>
        </w:r>
      </w:ins>
      <w:ins w:id="1512" w:author="Armando Rocca" w:date="2022-01-31T11:25:00Z">
        <w:r w:rsidR="00F84235" w:rsidRPr="00D60902">
          <w:rPr>
            <w:lang w:val="en-GB" w:eastAsia="en-US"/>
          </w:rPr>
          <w:t xml:space="preserve">e cost data will be received </w:t>
        </w:r>
      </w:ins>
      <w:ins w:id="1513" w:author="Armando Rocca" w:date="2022-01-31T11:27:00Z">
        <w:r w:rsidR="00F84235" w:rsidRPr="00D60902">
          <w:rPr>
            <w:lang w:val="en-GB" w:eastAsia="en-US"/>
          </w:rPr>
          <w:t>from</w:t>
        </w:r>
      </w:ins>
      <w:ins w:id="1514" w:author="Armando Rocca" w:date="2022-01-31T11:25:00Z">
        <w:r w:rsidR="00F84235" w:rsidRPr="00D60902">
          <w:rPr>
            <w:lang w:val="en-GB" w:eastAsia="en-US"/>
          </w:rPr>
          <w:t xml:space="preserve"> SAP only if the project </w:t>
        </w:r>
      </w:ins>
      <w:ins w:id="1515" w:author="Armando Rocca" w:date="2022-01-31T11:26:00Z">
        <w:r w:rsidR="00F84235" w:rsidRPr="00D60902">
          <w:rPr>
            <w:lang w:val="en-GB" w:eastAsia="en-US"/>
          </w:rPr>
          <w:t xml:space="preserve">data have been already sent </w:t>
        </w:r>
      </w:ins>
      <w:ins w:id="1516" w:author="Armando Rocca" w:date="2022-01-31T11:25:00Z">
        <w:r w:rsidR="00F84235" w:rsidRPr="00D60902">
          <w:rPr>
            <w:lang w:val="en-GB" w:eastAsia="en-US"/>
          </w:rPr>
          <w:t>to SAP.</w:t>
        </w:r>
      </w:ins>
    </w:p>
    <w:p w14:paraId="614AF524" w14:textId="4A278867" w:rsidR="00F84235" w:rsidRPr="00D60902" w:rsidRDefault="00F84235" w:rsidP="00501BCA">
      <w:pPr>
        <w:rPr>
          <w:ins w:id="1517" w:author="Armando Rocca" w:date="2022-01-31T11:27:00Z"/>
          <w:lang w:val="en-GB" w:eastAsia="en-US"/>
        </w:rPr>
      </w:pPr>
    </w:p>
    <w:p w14:paraId="69A8B201" w14:textId="2A3B6E92" w:rsidR="00F84235" w:rsidRPr="00D60902" w:rsidRDefault="00F84235" w:rsidP="00501BCA">
      <w:pPr>
        <w:rPr>
          <w:ins w:id="1518" w:author="Armando Rocca" w:date="2022-01-31T11:27:00Z"/>
          <w:lang w:val="en-GB" w:eastAsia="en-US"/>
        </w:rPr>
      </w:pPr>
      <w:ins w:id="1519" w:author="Armando Rocca" w:date="2022-01-31T11:27:00Z">
        <w:r w:rsidRPr="00D60902">
          <w:rPr>
            <w:lang w:val="en-GB" w:eastAsia="en-US"/>
          </w:rPr>
          <w:t>With this integration SAP sent the</w:t>
        </w:r>
      </w:ins>
      <w:ins w:id="1520" w:author="Armando Rocca" w:date="2022-01-31T11:28:00Z">
        <w:r w:rsidRPr="00D60902">
          <w:rPr>
            <w:lang w:val="en-GB" w:eastAsia="en-US"/>
          </w:rPr>
          <w:t xml:space="preserve"> follow</w:t>
        </w:r>
      </w:ins>
      <w:ins w:id="1521" w:author="Armando Rocca" w:date="2022-01-31T11:27:00Z">
        <w:r w:rsidRPr="00D60902">
          <w:rPr>
            <w:lang w:val="en-GB" w:eastAsia="en-US"/>
          </w:rPr>
          <w:t xml:space="preserve"> information:</w:t>
        </w:r>
      </w:ins>
    </w:p>
    <w:p w14:paraId="58E70CF3" w14:textId="38C56E8B" w:rsidR="00F84235" w:rsidRPr="00D60902" w:rsidRDefault="00F84235">
      <w:pPr>
        <w:pStyle w:val="ListParagraph"/>
        <w:numPr>
          <w:ilvl w:val="0"/>
          <w:numId w:val="27"/>
        </w:numPr>
        <w:rPr>
          <w:ins w:id="1522" w:author="Armando Rocca" w:date="2022-01-31T11:28:00Z"/>
        </w:rPr>
        <w:pPrChange w:id="1523" w:author="Armando Rocca" w:date="2022-01-31T11:29:00Z">
          <w:pPr/>
        </w:pPrChange>
      </w:pPr>
      <w:ins w:id="1524" w:author="Armando Rocca" w:date="2022-01-31T11:27:00Z">
        <w:r w:rsidRPr="00D60902">
          <w:t>Hours</w:t>
        </w:r>
      </w:ins>
    </w:p>
    <w:p w14:paraId="720AE556" w14:textId="0D4AB486" w:rsidR="00F84235" w:rsidRPr="00D60902" w:rsidRDefault="00F84235">
      <w:pPr>
        <w:pStyle w:val="ListParagraph"/>
        <w:numPr>
          <w:ilvl w:val="0"/>
          <w:numId w:val="27"/>
        </w:numPr>
        <w:rPr>
          <w:ins w:id="1525" w:author="Armando Rocca" w:date="2022-01-31T11:28:00Z"/>
        </w:rPr>
        <w:pPrChange w:id="1526" w:author="Armando Rocca" w:date="2022-01-31T11:29:00Z">
          <w:pPr/>
        </w:pPrChange>
      </w:pPr>
      <w:ins w:id="1527" w:author="Armando Rocca" w:date="2022-01-31T11:28:00Z">
        <w:r w:rsidRPr="00D60902">
          <w:t>Rate in a period</w:t>
        </w:r>
      </w:ins>
    </w:p>
    <w:p w14:paraId="05FC3154" w14:textId="322F1A2D" w:rsidR="00F84235" w:rsidRPr="00D60902" w:rsidRDefault="00F84235">
      <w:pPr>
        <w:pStyle w:val="ListParagraph"/>
        <w:numPr>
          <w:ilvl w:val="0"/>
          <w:numId w:val="27"/>
        </w:numPr>
        <w:rPr>
          <w:ins w:id="1528" w:author="Armando Rocca" w:date="2022-01-31T11:28:00Z"/>
        </w:rPr>
        <w:pPrChange w:id="1529" w:author="Armando Rocca" w:date="2022-01-31T11:29:00Z">
          <w:pPr/>
        </w:pPrChange>
      </w:pPr>
      <w:ins w:id="1530" w:author="Armando Rocca" w:date="2022-01-31T11:28:00Z">
        <w:r w:rsidRPr="00D60902">
          <w:t>Total labour cost</w:t>
        </w:r>
      </w:ins>
    </w:p>
    <w:p w14:paraId="540BF3A2" w14:textId="03D0F9F1" w:rsidR="00F84235" w:rsidRPr="00D60902" w:rsidRDefault="00F84235">
      <w:pPr>
        <w:pStyle w:val="ListParagraph"/>
        <w:numPr>
          <w:ilvl w:val="0"/>
          <w:numId w:val="27"/>
        </w:numPr>
        <w:rPr>
          <w:ins w:id="1531" w:author="Armando Rocca" w:date="2022-01-27T15:01:00Z"/>
        </w:rPr>
        <w:pPrChange w:id="1532" w:author="Armando Rocca" w:date="2022-01-31T11:29:00Z">
          <w:pPr>
            <w:pStyle w:val="Heading2"/>
          </w:pPr>
        </w:pPrChange>
      </w:pPr>
      <w:ins w:id="1533" w:author="Armando Rocca" w:date="2022-01-31T11:28:00Z">
        <w:r w:rsidRPr="00D60902">
          <w:t>Other cost</w:t>
        </w:r>
      </w:ins>
    </w:p>
    <w:p w14:paraId="67E7E8D6" w14:textId="77777777" w:rsidR="00D23C35" w:rsidRPr="00D60902" w:rsidRDefault="00D23C35" w:rsidP="00A83C6C">
      <w:pPr>
        <w:rPr>
          <w:ins w:id="1534" w:author="Armando Rocca" w:date="2022-01-31T11:38:00Z"/>
          <w:lang w:val="en-GB"/>
        </w:rPr>
      </w:pPr>
      <w:ins w:id="1535" w:author="Armando Rocca" w:date="2022-01-31T11:35:00Z">
        <w:r w:rsidRPr="00D60902">
          <w:rPr>
            <w:lang w:val="en-GB"/>
          </w:rPr>
          <w:t>The pur</w:t>
        </w:r>
      </w:ins>
      <w:ins w:id="1536" w:author="Armando Rocca" w:date="2022-01-31T11:36:00Z">
        <w:r w:rsidRPr="00D60902">
          <w:rPr>
            <w:lang w:val="en-GB"/>
          </w:rPr>
          <w:t xml:space="preserve">pose is to update the </w:t>
        </w:r>
      </w:ins>
      <w:ins w:id="1537" w:author="Armando Rocca" w:date="2022-01-31T11:37:00Z">
        <w:r w:rsidRPr="00D60902">
          <w:rPr>
            <w:lang w:val="en-GB"/>
          </w:rPr>
          <w:t xml:space="preserve">generic </w:t>
        </w:r>
      </w:ins>
      <w:ins w:id="1538" w:author="Armando Rocca" w:date="2022-01-31T11:36:00Z">
        <w:r w:rsidRPr="00D60902">
          <w:rPr>
            <w:lang w:val="en-GB"/>
          </w:rPr>
          <w:t>resource “TBD” already assigned in the project</w:t>
        </w:r>
      </w:ins>
      <w:ins w:id="1539" w:author="Armando Rocca" w:date="2022-01-31T11:37:00Z">
        <w:r w:rsidRPr="00D60902">
          <w:rPr>
            <w:lang w:val="en-GB"/>
          </w:rPr>
          <w:t xml:space="preserve"> in terms of</w:t>
        </w:r>
      </w:ins>
      <w:ins w:id="1540" w:author="Armando Rocca" w:date="2022-01-31T11:38:00Z">
        <w:r w:rsidRPr="00D60902">
          <w:rPr>
            <w:lang w:val="en-GB"/>
          </w:rPr>
          <w:t>:</w:t>
        </w:r>
      </w:ins>
    </w:p>
    <w:p w14:paraId="30A20A78" w14:textId="77777777" w:rsidR="00D23C35" w:rsidRPr="00D60902" w:rsidRDefault="00D23C35" w:rsidP="00A83C6C">
      <w:pPr>
        <w:rPr>
          <w:ins w:id="1541" w:author="Armando Rocca" w:date="2022-01-31T11:38:00Z"/>
          <w:lang w:val="en-GB"/>
        </w:rPr>
      </w:pPr>
    </w:p>
    <w:p w14:paraId="2FBC86AA" w14:textId="40BFAD65" w:rsidR="00D23C35" w:rsidRPr="00D60902" w:rsidRDefault="00D23C35">
      <w:pPr>
        <w:pStyle w:val="ListParagraph"/>
        <w:numPr>
          <w:ilvl w:val="0"/>
          <w:numId w:val="28"/>
        </w:numPr>
        <w:rPr>
          <w:ins w:id="1542" w:author="Armando Rocca" w:date="2022-01-31T11:38:00Z"/>
        </w:rPr>
        <w:pPrChange w:id="1543" w:author="Armando Rocca" w:date="2022-01-31T11:46:00Z">
          <w:pPr/>
        </w:pPrChange>
      </w:pPr>
      <w:ins w:id="1544" w:author="Armando Rocca" w:date="2022-01-31T11:38:00Z">
        <w:r w:rsidRPr="00D60902">
          <w:t>Actual hours in the period</w:t>
        </w:r>
      </w:ins>
      <w:ins w:id="1545" w:author="Armando Rocca" w:date="2022-01-31T11:48:00Z">
        <w:r w:rsidR="00143183" w:rsidRPr="00D60902">
          <w:t xml:space="preserve"> </w:t>
        </w:r>
      </w:ins>
    </w:p>
    <w:p w14:paraId="07E6FAFE" w14:textId="54F8F976" w:rsidR="00C54068" w:rsidRPr="00D60902" w:rsidRDefault="00D23C35">
      <w:pPr>
        <w:pStyle w:val="ListParagraph"/>
        <w:numPr>
          <w:ilvl w:val="0"/>
          <w:numId w:val="28"/>
        </w:numPr>
        <w:rPr>
          <w:ins w:id="1546" w:author="Armando Rocca" w:date="2022-01-31T11:45:00Z"/>
        </w:rPr>
        <w:pPrChange w:id="1547" w:author="Armando Rocca" w:date="2022-01-31T11:46:00Z">
          <w:pPr/>
        </w:pPrChange>
      </w:pPr>
      <w:ins w:id="1548" w:author="Armando Rocca" w:date="2022-01-31T11:38:00Z">
        <w:r w:rsidRPr="00D60902">
          <w:t>Cost Rate in the period</w:t>
        </w:r>
      </w:ins>
      <w:ins w:id="1549" w:author="Armando Rocca" w:date="2022-01-31T11:39:00Z">
        <w:r w:rsidRPr="00D60902">
          <w:t xml:space="preserve"> – </w:t>
        </w:r>
      </w:ins>
      <w:ins w:id="1550" w:author="Armando Rocca" w:date="2022-01-31T11:45:00Z">
        <w:r w:rsidR="00C54068" w:rsidRPr="00D60902">
          <w:t>The cost rate over the period is an average of the rates of the named resources who worked on that project.</w:t>
        </w:r>
      </w:ins>
      <w:ins w:id="1551" w:author="Armando Rocca" w:date="2022-01-31T13:22:00Z">
        <w:r w:rsidR="000669F8" w:rsidRPr="00D60902">
          <w:t xml:space="preserve"> Then the cost about the generic resource will be updated</w:t>
        </w:r>
      </w:ins>
      <w:ins w:id="1552" w:author="Armando Rocca" w:date="2022-01-31T13:23:00Z">
        <w:r w:rsidR="000669F8" w:rsidRPr="00D60902">
          <w:t xml:space="preserve"> forcing the re-calculations.</w:t>
        </w:r>
      </w:ins>
      <w:ins w:id="1553" w:author="Armando Rocca" w:date="2022-01-31T13:22:00Z">
        <w:r w:rsidR="000669F8" w:rsidRPr="00D60902">
          <w:t xml:space="preserve"> </w:t>
        </w:r>
      </w:ins>
    </w:p>
    <w:p w14:paraId="4337A3E9" w14:textId="77777777" w:rsidR="00C54068" w:rsidRPr="00D60902" w:rsidRDefault="00C54068" w:rsidP="00C54068">
      <w:pPr>
        <w:rPr>
          <w:ins w:id="1554" w:author="Armando Rocca" w:date="2022-01-31T11:45:00Z"/>
          <w:lang w:val="en-GB"/>
        </w:rPr>
      </w:pPr>
    </w:p>
    <w:p w14:paraId="64875D2C" w14:textId="1CB17324" w:rsidR="00D23C35" w:rsidRPr="00D60902" w:rsidRDefault="00C54068" w:rsidP="00C54068">
      <w:pPr>
        <w:rPr>
          <w:ins w:id="1555" w:author="Armando Rocca" w:date="2022-01-31T11:46:00Z"/>
          <w:lang w:val="en-GB"/>
        </w:rPr>
      </w:pPr>
      <w:ins w:id="1556" w:author="Armando Rocca" w:date="2022-01-31T11:45:00Z">
        <w:r w:rsidRPr="00D60902">
          <w:rPr>
            <w:lang w:val="en-GB"/>
          </w:rPr>
          <w:t xml:space="preserve">For this reason, the project rate will be updated using </w:t>
        </w:r>
        <w:r w:rsidR="00143183" w:rsidRPr="00D60902">
          <w:rPr>
            <w:lang w:val="en-GB"/>
          </w:rPr>
          <w:t xml:space="preserve">the </w:t>
        </w:r>
        <w:r w:rsidRPr="00D60902">
          <w:rPr>
            <w:lang w:val="en-GB"/>
          </w:rPr>
          <w:t>sap rate and setting the start and end date it too received from SAP.</w:t>
        </w:r>
      </w:ins>
    </w:p>
    <w:p w14:paraId="5E9AFDAC" w14:textId="3CE3EDB8" w:rsidR="00143183" w:rsidRPr="00D60902" w:rsidRDefault="00143183" w:rsidP="00C54068">
      <w:pPr>
        <w:rPr>
          <w:ins w:id="1557" w:author="Armando Rocca" w:date="2022-01-31T11:46:00Z"/>
          <w:lang w:val="en-GB"/>
        </w:rPr>
      </w:pPr>
    </w:p>
    <w:p w14:paraId="0F2393A0" w14:textId="0F4C16C1" w:rsidR="00143183" w:rsidRPr="00D60902" w:rsidRDefault="00143183" w:rsidP="00C54068">
      <w:pPr>
        <w:rPr>
          <w:ins w:id="1558" w:author="Armando Rocca" w:date="2022-01-31T11:48:00Z"/>
          <w:lang w:val="en-GB"/>
        </w:rPr>
      </w:pPr>
      <w:ins w:id="1559" w:author="Armando Rocca" w:date="2022-01-31T11:46:00Z">
        <w:r w:rsidRPr="00D60902">
          <w:rPr>
            <w:lang w:val="en-GB"/>
          </w:rPr>
          <w:t>Then is possible that also other cost is sent</w:t>
        </w:r>
      </w:ins>
      <w:ins w:id="1560" w:author="Armando Rocca" w:date="2022-01-31T11:47:00Z">
        <w:r w:rsidRPr="00D60902">
          <w:rPr>
            <w:lang w:val="en-GB"/>
          </w:rPr>
          <w:t xml:space="preserve">, in this case it </w:t>
        </w:r>
      </w:ins>
      <w:ins w:id="1561" w:author="Armando Rocca" w:date="2022-01-31T11:48:00Z">
        <w:r w:rsidRPr="00D60902">
          <w:rPr>
            <w:lang w:val="en-GB"/>
          </w:rPr>
          <w:t>is</w:t>
        </w:r>
      </w:ins>
      <w:ins w:id="1562" w:author="Armando Rocca" w:date="2022-01-31T11:47:00Z">
        <w:r w:rsidRPr="00D60902">
          <w:rPr>
            <w:lang w:val="en-GB"/>
          </w:rPr>
          <w:t xml:space="preserve"> about the external labour costs</w:t>
        </w:r>
      </w:ins>
    </w:p>
    <w:p w14:paraId="7511AE12" w14:textId="4821113C" w:rsidR="00143183" w:rsidRPr="00D60902" w:rsidRDefault="00143183" w:rsidP="00C54068">
      <w:pPr>
        <w:rPr>
          <w:ins w:id="1563" w:author="Armando Rocca" w:date="2022-01-31T11:48:00Z"/>
          <w:lang w:val="en-GB"/>
        </w:rPr>
      </w:pPr>
    </w:p>
    <w:p w14:paraId="379EF6C6" w14:textId="78F81E3E" w:rsidR="00143183" w:rsidRPr="00D60902" w:rsidRDefault="00143183" w:rsidP="00C54068">
      <w:pPr>
        <w:rPr>
          <w:ins w:id="1564" w:author="Armando Rocca" w:date="2022-01-31T13:23:00Z"/>
          <w:lang w:val="en-GB"/>
        </w:rPr>
      </w:pPr>
      <w:ins w:id="1565" w:author="Armando Rocca" w:date="2022-01-31T11:48:00Z">
        <w:r w:rsidRPr="00D60902">
          <w:rPr>
            <w:lang w:val="en-GB"/>
          </w:rPr>
          <w:t xml:space="preserve">In this case </w:t>
        </w:r>
      </w:ins>
      <w:ins w:id="1566" w:author="Armando Rocca" w:date="2022-01-31T13:20:00Z">
        <w:r w:rsidR="000669F8" w:rsidRPr="00D60902">
          <w:rPr>
            <w:lang w:val="en-GB"/>
          </w:rPr>
          <w:t>the</w:t>
        </w:r>
      </w:ins>
      <w:ins w:id="1567" w:author="Armando Rocca" w:date="2022-01-31T11:48:00Z">
        <w:r w:rsidRPr="00D60902">
          <w:rPr>
            <w:lang w:val="en-GB"/>
          </w:rPr>
          <w:t xml:space="preserve"> cost account code</w:t>
        </w:r>
      </w:ins>
      <w:ins w:id="1568" w:author="Armando Rocca" w:date="2022-01-31T13:21:00Z">
        <w:r w:rsidR="000669F8" w:rsidRPr="00D60902">
          <w:rPr>
            <w:lang w:val="en-GB"/>
          </w:rPr>
          <w:t xml:space="preserve"> about </w:t>
        </w:r>
      </w:ins>
      <w:ins w:id="1569" w:author="Armando Rocca" w:date="2022-01-31T13:23:00Z">
        <w:r w:rsidR="000669F8" w:rsidRPr="00D60902">
          <w:rPr>
            <w:lang w:val="en-GB"/>
          </w:rPr>
          <w:t>the</w:t>
        </w:r>
      </w:ins>
      <w:ins w:id="1570" w:author="Armando Rocca" w:date="2022-01-31T13:21:00Z">
        <w:r w:rsidR="000669F8" w:rsidRPr="00D60902">
          <w:rPr>
            <w:lang w:val="en-GB"/>
          </w:rPr>
          <w:t xml:space="preserve"> external costs will be set in the project and the actual value will update about the period received.</w:t>
        </w:r>
      </w:ins>
    </w:p>
    <w:p w14:paraId="61AD336C" w14:textId="488B6697" w:rsidR="000669F8" w:rsidRPr="00D60902" w:rsidRDefault="000669F8" w:rsidP="00C54068">
      <w:pPr>
        <w:rPr>
          <w:ins w:id="1571" w:author="Armando Rocca" w:date="2022-01-31T13:23:00Z"/>
          <w:lang w:val="en-GB"/>
        </w:rPr>
      </w:pPr>
    </w:p>
    <w:p w14:paraId="26EB87CC" w14:textId="07D00E9E" w:rsidR="000669F8" w:rsidRPr="00D60902" w:rsidRDefault="000669F8" w:rsidP="00C54068">
      <w:pPr>
        <w:rPr>
          <w:ins w:id="1572" w:author="Armando Rocca" w:date="2022-01-31T11:38:00Z"/>
          <w:lang w:val="en-GB"/>
        </w:rPr>
      </w:pPr>
      <w:ins w:id="1573" w:author="Armando Rocca" w:date="2022-01-31T13:23:00Z">
        <w:r w:rsidRPr="00D60902">
          <w:rPr>
            <w:lang w:val="en-GB"/>
          </w:rPr>
          <w:t>F</w:t>
        </w:r>
      </w:ins>
      <w:ins w:id="1574" w:author="Armando Rocca" w:date="2022-01-31T13:24:00Z">
        <w:r w:rsidRPr="00D60902">
          <w:rPr>
            <w:lang w:val="en-GB"/>
          </w:rPr>
          <w:t xml:space="preserve">rom SAP is always received the total amount in the period. </w:t>
        </w:r>
      </w:ins>
      <w:ins w:id="1575" w:author="Armando Rocca" w:date="2022-01-31T13:29:00Z">
        <w:r w:rsidR="009C5057" w:rsidRPr="00D60902">
          <w:rPr>
            <w:lang w:val="en-GB"/>
          </w:rPr>
          <w:t xml:space="preserve"> The structure of the data received is described here below</w:t>
        </w:r>
      </w:ins>
    </w:p>
    <w:p w14:paraId="584F8DD8" w14:textId="7F018F47" w:rsidR="00F84235" w:rsidRPr="00D60902" w:rsidRDefault="00F84235" w:rsidP="00A83C6C">
      <w:pPr>
        <w:rPr>
          <w:ins w:id="1576" w:author="Armando Rocca" w:date="2022-01-31T11:29:00Z"/>
          <w:lang w:val="en-GB"/>
        </w:rPr>
      </w:pPr>
    </w:p>
    <w:p w14:paraId="79E281A3" w14:textId="77777777" w:rsidR="00F84235" w:rsidRPr="00D60902" w:rsidRDefault="00F84235" w:rsidP="00A83C6C">
      <w:pPr>
        <w:rPr>
          <w:ins w:id="1577" w:author="Armando Rocca" w:date="2022-01-27T15:02:00Z"/>
          <w:lang w:val="en-GB"/>
          <w:rPrChange w:id="1578" w:author="Armando Rocca" w:date="2022-01-31T13:32:00Z">
            <w:rPr>
              <w:ins w:id="1579" w:author="Armando Rocca" w:date="2022-01-27T15:02:00Z"/>
              <w:lang w:val="pt-BR"/>
            </w:rPr>
          </w:rPrChange>
        </w:rPr>
      </w:pPr>
    </w:p>
    <w:tbl>
      <w:tblPr>
        <w:tblStyle w:val="TableGrid"/>
        <w:tblW w:w="0" w:type="auto"/>
        <w:tblLook w:val="04A0" w:firstRow="1" w:lastRow="0" w:firstColumn="1" w:lastColumn="0" w:noHBand="0" w:noVBand="1"/>
      </w:tblPr>
      <w:tblGrid>
        <w:gridCol w:w="3116"/>
        <w:gridCol w:w="3117"/>
        <w:gridCol w:w="3117"/>
      </w:tblGrid>
      <w:tr w:rsidR="00114731" w:rsidRPr="00D60902" w14:paraId="7215048C" w14:textId="77777777" w:rsidTr="00114731">
        <w:trPr>
          <w:ins w:id="1580" w:author="Armando Rocca" w:date="2022-01-31T10:14:00Z"/>
        </w:trPr>
        <w:tc>
          <w:tcPr>
            <w:tcW w:w="3116" w:type="dxa"/>
          </w:tcPr>
          <w:p w14:paraId="14725AF1" w14:textId="6D357F8D" w:rsidR="00114731" w:rsidRPr="00D60902" w:rsidRDefault="00114731" w:rsidP="00A83C6C">
            <w:pPr>
              <w:rPr>
                <w:ins w:id="1581" w:author="Armando Rocca" w:date="2022-01-31T10:14:00Z"/>
                <w:lang w:val="en-GB"/>
              </w:rPr>
            </w:pPr>
            <w:ins w:id="1582" w:author="Armando Rocca" w:date="2022-01-31T10:14:00Z">
              <w:r w:rsidRPr="00D60902">
                <w:rPr>
                  <w:lang w:val="en-GB"/>
                </w:rPr>
                <w:t>Field Name</w:t>
              </w:r>
            </w:ins>
          </w:p>
        </w:tc>
        <w:tc>
          <w:tcPr>
            <w:tcW w:w="3117" w:type="dxa"/>
          </w:tcPr>
          <w:p w14:paraId="02178F3E" w14:textId="7CBE4158" w:rsidR="00114731" w:rsidRPr="00D60902" w:rsidRDefault="00114731" w:rsidP="00A83C6C">
            <w:pPr>
              <w:rPr>
                <w:ins w:id="1583" w:author="Armando Rocca" w:date="2022-01-31T10:14:00Z"/>
                <w:lang w:val="en-GB"/>
              </w:rPr>
            </w:pPr>
            <w:ins w:id="1584" w:author="Armando Rocca" w:date="2022-01-31T10:14:00Z">
              <w:r w:rsidRPr="00D60902">
                <w:rPr>
                  <w:lang w:val="en-GB"/>
                </w:rPr>
                <w:t>Field Description</w:t>
              </w:r>
            </w:ins>
          </w:p>
        </w:tc>
        <w:tc>
          <w:tcPr>
            <w:tcW w:w="3117" w:type="dxa"/>
          </w:tcPr>
          <w:p w14:paraId="5CDF0022" w14:textId="7714EF5A" w:rsidR="00114731" w:rsidRPr="00D60902" w:rsidRDefault="00114731" w:rsidP="00A83C6C">
            <w:pPr>
              <w:rPr>
                <w:ins w:id="1585" w:author="Armando Rocca" w:date="2022-01-31T10:14:00Z"/>
                <w:lang w:val="en-GB"/>
              </w:rPr>
            </w:pPr>
            <w:ins w:id="1586" w:author="Armando Rocca" w:date="2022-01-31T10:14:00Z">
              <w:r w:rsidRPr="00D60902">
                <w:rPr>
                  <w:lang w:val="en-GB"/>
                </w:rPr>
                <w:t>Note</w:t>
              </w:r>
            </w:ins>
          </w:p>
        </w:tc>
      </w:tr>
      <w:tr w:rsidR="00114731" w:rsidRPr="00D60902" w14:paraId="507EDF23" w14:textId="77777777" w:rsidTr="00114731">
        <w:trPr>
          <w:ins w:id="1587" w:author="Armando Rocca" w:date="2022-01-31T10:14:00Z"/>
        </w:trPr>
        <w:tc>
          <w:tcPr>
            <w:tcW w:w="3116" w:type="dxa"/>
          </w:tcPr>
          <w:p w14:paraId="2B5C6ACB" w14:textId="2AF1928C" w:rsidR="00114731" w:rsidRPr="00D60902" w:rsidRDefault="00114731" w:rsidP="00A83C6C">
            <w:pPr>
              <w:rPr>
                <w:ins w:id="1588" w:author="Armando Rocca" w:date="2022-01-31T10:14:00Z"/>
                <w:lang w:val="en-GB"/>
              </w:rPr>
            </w:pPr>
            <w:ins w:id="1589" w:author="Armando Rocca" w:date="2022-01-31T10:14:00Z">
              <w:r w:rsidRPr="00D60902">
                <w:rPr>
                  <w:lang w:val="en-GB"/>
                </w:rPr>
                <w:t>Project Code</w:t>
              </w:r>
            </w:ins>
          </w:p>
        </w:tc>
        <w:tc>
          <w:tcPr>
            <w:tcW w:w="3117" w:type="dxa"/>
          </w:tcPr>
          <w:p w14:paraId="1379B202" w14:textId="39D14172" w:rsidR="00114731" w:rsidRPr="00D60902" w:rsidRDefault="00501BCA" w:rsidP="00A83C6C">
            <w:pPr>
              <w:rPr>
                <w:ins w:id="1590" w:author="Armando Rocca" w:date="2022-01-31T10:14:00Z"/>
                <w:lang w:val="en-GB"/>
              </w:rPr>
            </w:pPr>
            <w:ins w:id="1591" w:author="Armando Rocca" w:date="2022-01-31T11:22:00Z">
              <w:r w:rsidRPr="00D60902">
                <w:rPr>
                  <w:lang w:val="en-GB"/>
                </w:rPr>
                <w:t>Project ID</w:t>
              </w:r>
            </w:ins>
          </w:p>
        </w:tc>
        <w:tc>
          <w:tcPr>
            <w:tcW w:w="3117" w:type="dxa"/>
          </w:tcPr>
          <w:p w14:paraId="3EAEBC69" w14:textId="0536E2B7" w:rsidR="00114731" w:rsidRPr="00D60902" w:rsidRDefault="00501BCA" w:rsidP="00A83C6C">
            <w:pPr>
              <w:rPr>
                <w:ins w:id="1592" w:author="Armando Rocca" w:date="2022-01-31T10:14:00Z"/>
                <w:lang w:val="en-GB"/>
              </w:rPr>
            </w:pPr>
            <w:ins w:id="1593" w:author="Armando Rocca" w:date="2022-01-31T11:22:00Z">
              <w:r w:rsidRPr="00D60902">
                <w:rPr>
                  <w:lang w:val="en-GB"/>
                </w:rPr>
                <w:t>Project code</w:t>
              </w:r>
            </w:ins>
          </w:p>
        </w:tc>
      </w:tr>
      <w:tr w:rsidR="00114731" w:rsidRPr="00D60902" w14:paraId="46773969" w14:textId="77777777" w:rsidTr="00114731">
        <w:trPr>
          <w:ins w:id="1594" w:author="Armando Rocca" w:date="2022-01-31T10:14:00Z"/>
        </w:trPr>
        <w:tc>
          <w:tcPr>
            <w:tcW w:w="3116" w:type="dxa"/>
          </w:tcPr>
          <w:p w14:paraId="2E431722" w14:textId="6F061B7F" w:rsidR="00114731" w:rsidRPr="00D60902" w:rsidRDefault="00114731" w:rsidP="00A83C6C">
            <w:pPr>
              <w:rPr>
                <w:ins w:id="1595" w:author="Armando Rocca" w:date="2022-01-31T10:14:00Z"/>
                <w:lang w:val="en-GB"/>
              </w:rPr>
            </w:pPr>
            <w:ins w:id="1596" w:author="Armando Rocca" w:date="2022-01-31T10:15:00Z">
              <w:r w:rsidRPr="00D60902">
                <w:rPr>
                  <w:lang w:val="en-GB"/>
                </w:rPr>
                <w:t>Year Start date</w:t>
              </w:r>
            </w:ins>
          </w:p>
        </w:tc>
        <w:tc>
          <w:tcPr>
            <w:tcW w:w="3117" w:type="dxa"/>
          </w:tcPr>
          <w:p w14:paraId="5EDB4FE3" w14:textId="229BEE29" w:rsidR="00114731" w:rsidRPr="00D60902" w:rsidRDefault="00E946BC" w:rsidP="00A83C6C">
            <w:pPr>
              <w:rPr>
                <w:ins w:id="1597" w:author="Armando Rocca" w:date="2022-01-31T10:14:00Z"/>
                <w:lang w:val="en-GB"/>
              </w:rPr>
            </w:pPr>
            <w:ins w:id="1598" w:author="Armando Rocca" w:date="2022-01-31T11:05:00Z">
              <w:r w:rsidRPr="00D60902">
                <w:rPr>
                  <w:lang w:val="en-GB"/>
                </w:rPr>
                <w:t xml:space="preserve">Start period </w:t>
              </w:r>
            </w:ins>
          </w:p>
        </w:tc>
        <w:tc>
          <w:tcPr>
            <w:tcW w:w="3117" w:type="dxa"/>
          </w:tcPr>
          <w:p w14:paraId="1E949DD2" w14:textId="097C05AE" w:rsidR="00114731" w:rsidRPr="00D60902" w:rsidRDefault="00D82154" w:rsidP="00A83C6C">
            <w:pPr>
              <w:rPr>
                <w:ins w:id="1599" w:author="Armando Rocca" w:date="2022-01-31T10:14:00Z"/>
                <w:lang w:val="en-GB"/>
              </w:rPr>
            </w:pPr>
            <w:ins w:id="1600" w:author="Armando Rocca" w:date="2022-01-31T11:00:00Z">
              <w:r w:rsidRPr="00D60902">
                <w:rPr>
                  <w:lang w:val="en-GB"/>
                </w:rPr>
                <w:t xml:space="preserve">Start </w:t>
              </w:r>
            </w:ins>
            <w:ins w:id="1601" w:author="Armando Rocca" w:date="2022-01-31T11:05:00Z">
              <w:r w:rsidR="00E946BC" w:rsidRPr="00D60902">
                <w:rPr>
                  <w:lang w:val="en-GB"/>
                </w:rPr>
                <w:t xml:space="preserve">Period </w:t>
              </w:r>
            </w:ins>
            <w:ins w:id="1602" w:author="Armando Rocca" w:date="2022-01-31T11:00:00Z">
              <w:r w:rsidRPr="00D60902">
                <w:rPr>
                  <w:lang w:val="en-GB"/>
                </w:rPr>
                <w:t>Date</w:t>
              </w:r>
            </w:ins>
          </w:p>
        </w:tc>
      </w:tr>
      <w:tr w:rsidR="00114731" w:rsidRPr="00D60902" w14:paraId="13556798" w14:textId="77777777" w:rsidTr="00114731">
        <w:trPr>
          <w:ins w:id="1603" w:author="Armando Rocca" w:date="2022-01-31T10:14:00Z"/>
        </w:trPr>
        <w:tc>
          <w:tcPr>
            <w:tcW w:w="3116" w:type="dxa"/>
          </w:tcPr>
          <w:p w14:paraId="66E24CDB" w14:textId="3EB023CF" w:rsidR="00114731" w:rsidRPr="00D60902" w:rsidRDefault="00114731" w:rsidP="00A83C6C">
            <w:pPr>
              <w:rPr>
                <w:ins w:id="1604" w:author="Armando Rocca" w:date="2022-01-31T10:14:00Z"/>
                <w:lang w:val="en-GB"/>
              </w:rPr>
            </w:pPr>
            <w:ins w:id="1605" w:author="Armando Rocca" w:date="2022-01-31T10:15:00Z">
              <w:r w:rsidRPr="00D60902">
                <w:rPr>
                  <w:lang w:val="en-GB"/>
                </w:rPr>
                <w:t>End</w:t>
              </w:r>
            </w:ins>
            <w:ins w:id="1606" w:author="Armando Rocca" w:date="2022-01-31T10:16:00Z">
              <w:r w:rsidRPr="00D60902">
                <w:rPr>
                  <w:lang w:val="en-GB"/>
                </w:rPr>
                <w:t xml:space="preserve"> </w:t>
              </w:r>
            </w:ins>
            <w:ins w:id="1607" w:author="Armando Rocca" w:date="2022-01-31T10:15:00Z">
              <w:r w:rsidRPr="00D60902">
                <w:rPr>
                  <w:lang w:val="en-GB"/>
                </w:rPr>
                <w:t>of Year</w:t>
              </w:r>
            </w:ins>
          </w:p>
        </w:tc>
        <w:tc>
          <w:tcPr>
            <w:tcW w:w="3117" w:type="dxa"/>
          </w:tcPr>
          <w:p w14:paraId="12AB53FD" w14:textId="52B165B6" w:rsidR="00114731" w:rsidRPr="00D60902" w:rsidRDefault="00E946BC" w:rsidP="00A83C6C">
            <w:pPr>
              <w:rPr>
                <w:ins w:id="1608" w:author="Armando Rocca" w:date="2022-01-31T10:14:00Z"/>
                <w:lang w:val="en-GB"/>
              </w:rPr>
            </w:pPr>
            <w:ins w:id="1609" w:author="Armando Rocca" w:date="2022-01-31T11:05:00Z">
              <w:r w:rsidRPr="00D60902">
                <w:rPr>
                  <w:lang w:val="en-GB"/>
                </w:rPr>
                <w:t>Finish period</w:t>
              </w:r>
            </w:ins>
          </w:p>
        </w:tc>
        <w:tc>
          <w:tcPr>
            <w:tcW w:w="3117" w:type="dxa"/>
          </w:tcPr>
          <w:p w14:paraId="51C1D000" w14:textId="38E2DFB7" w:rsidR="00114731" w:rsidRPr="00D60902" w:rsidRDefault="00D82154" w:rsidP="00A83C6C">
            <w:pPr>
              <w:rPr>
                <w:ins w:id="1610" w:author="Armando Rocca" w:date="2022-01-31T10:14:00Z"/>
                <w:lang w:val="en-GB"/>
              </w:rPr>
            </w:pPr>
            <w:ins w:id="1611" w:author="Armando Rocca" w:date="2022-01-31T11:00:00Z">
              <w:r w:rsidRPr="00D60902">
                <w:rPr>
                  <w:lang w:val="en-GB"/>
                </w:rPr>
                <w:t xml:space="preserve">End </w:t>
              </w:r>
            </w:ins>
            <w:ins w:id="1612" w:author="Armando Rocca" w:date="2022-01-31T11:05:00Z">
              <w:r w:rsidR="00E946BC" w:rsidRPr="00D60902">
                <w:rPr>
                  <w:lang w:val="en-GB"/>
                </w:rPr>
                <w:t>Period D</w:t>
              </w:r>
            </w:ins>
            <w:ins w:id="1613" w:author="Armando Rocca" w:date="2022-01-31T11:00:00Z">
              <w:r w:rsidRPr="00D60902">
                <w:rPr>
                  <w:lang w:val="en-GB"/>
                </w:rPr>
                <w:t>a</w:t>
              </w:r>
            </w:ins>
            <w:ins w:id="1614" w:author="Armando Rocca" w:date="2022-01-31T11:01:00Z">
              <w:r w:rsidRPr="00D60902">
                <w:rPr>
                  <w:lang w:val="en-GB"/>
                </w:rPr>
                <w:t>te</w:t>
              </w:r>
            </w:ins>
          </w:p>
        </w:tc>
      </w:tr>
      <w:tr w:rsidR="00114731" w:rsidRPr="00D60902" w14:paraId="4E2BFB28" w14:textId="77777777" w:rsidTr="00114731">
        <w:trPr>
          <w:ins w:id="1615" w:author="Armando Rocca" w:date="2022-01-31T10:14:00Z"/>
        </w:trPr>
        <w:tc>
          <w:tcPr>
            <w:tcW w:w="3116" w:type="dxa"/>
          </w:tcPr>
          <w:p w14:paraId="4E73F2A8" w14:textId="46973974" w:rsidR="00114731" w:rsidRPr="00D60902" w:rsidRDefault="00114731" w:rsidP="00A83C6C">
            <w:pPr>
              <w:rPr>
                <w:ins w:id="1616" w:author="Armando Rocca" w:date="2022-01-31T10:14:00Z"/>
                <w:lang w:val="en-GB"/>
              </w:rPr>
            </w:pPr>
            <w:ins w:id="1617" w:author="Armando Rocca" w:date="2022-01-31T10:16:00Z">
              <w:r w:rsidRPr="00D60902">
                <w:rPr>
                  <w:lang w:val="en-GB"/>
                </w:rPr>
                <w:t xml:space="preserve">Start </w:t>
              </w:r>
            </w:ins>
            <w:ins w:id="1618" w:author="Armando Rocca" w:date="2022-01-31T11:02:00Z">
              <w:r w:rsidR="00D82154" w:rsidRPr="00D60902">
                <w:rPr>
                  <w:lang w:val="en-GB"/>
                </w:rPr>
                <w:t xml:space="preserve">SAL </w:t>
              </w:r>
            </w:ins>
            <w:ins w:id="1619" w:author="Armando Rocca" w:date="2022-01-31T10:16:00Z">
              <w:r w:rsidRPr="00D60902">
                <w:rPr>
                  <w:lang w:val="en-GB"/>
                </w:rPr>
                <w:t>Period</w:t>
              </w:r>
            </w:ins>
          </w:p>
        </w:tc>
        <w:tc>
          <w:tcPr>
            <w:tcW w:w="3117" w:type="dxa"/>
          </w:tcPr>
          <w:p w14:paraId="5130F8F6" w14:textId="593DFD0A" w:rsidR="00114731" w:rsidRPr="00D60902" w:rsidRDefault="00E946BC" w:rsidP="00A83C6C">
            <w:pPr>
              <w:rPr>
                <w:ins w:id="1620" w:author="Armando Rocca" w:date="2022-01-31T10:14:00Z"/>
                <w:lang w:val="en-GB"/>
              </w:rPr>
            </w:pPr>
            <w:ins w:id="1621" w:author="Armando Rocca" w:date="2022-01-31T11:04:00Z">
              <w:r w:rsidRPr="00D60902">
                <w:rPr>
                  <w:lang w:val="en-GB"/>
                </w:rPr>
                <w:t>Start SAL Period</w:t>
              </w:r>
            </w:ins>
          </w:p>
        </w:tc>
        <w:tc>
          <w:tcPr>
            <w:tcW w:w="3117" w:type="dxa"/>
          </w:tcPr>
          <w:p w14:paraId="5ECBDEB7" w14:textId="77777777" w:rsidR="00114731" w:rsidRPr="00D60902" w:rsidRDefault="00114731" w:rsidP="00A83C6C">
            <w:pPr>
              <w:rPr>
                <w:ins w:id="1622" w:author="Armando Rocca" w:date="2022-01-31T10:14:00Z"/>
                <w:lang w:val="en-GB"/>
              </w:rPr>
            </w:pPr>
          </w:p>
        </w:tc>
      </w:tr>
      <w:tr w:rsidR="00114731" w:rsidRPr="00D60902" w14:paraId="21EBCEB5" w14:textId="77777777" w:rsidTr="00114731">
        <w:trPr>
          <w:ins w:id="1623" w:author="Armando Rocca" w:date="2022-01-31T10:14:00Z"/>
        </w:trPr>
        <w:tc>
          <w:tcPr>
            <w:tcW w:w="3116" w:type="dxa"/>
          </w:tcPr>
          <w:p w14:paraId="084EFDDC" w14:textId="76C4723E" w:rsidR="00114731" w:rsidRPr="00D60902" w:rsidRDefault="00114731" w:rsidP="00A83C6C">
            <w:pPr>
              <w:rPr>
                <w:ins w:id="1624" w:author="Armando Rocca" w:date="2022-01-31T10:14:00Z"/>
                <w:lang w:val="en-GB"/>
              </w:rPr>
            </w:pPr>
            <w:ins w:id="1625" w:author="Armando Rocca" w:date="2022-01-31T10:16:00Z">
              <w:r w:rsidRPr="00D60902">
                <w:rPr>
                  <w:lang w:val="en-GB"/>
                </w:rPr>
                <w:t xml:space="preserve">End </w:t>
              </w:r>
            </w:ins>
            <w:ins w:id="1626" w:author="Armando Rocca" w:date="2022-01-31T11:02:00Z">
              <w:r w:rsidR="00D82154" w:rsidRPr="00D60902">
                <w:rPr>
                  <w:lang w:val="en-GB"/>
                </w:rPr>
                <w:t xml:space="preserve">SAL </w:t>
              </w:r>
            </w:ins>
            <w:ins w:id="1627" w:author="Armando Rocca" w:date="2022-01-31T10:16:00Z">
              <w:r w:rsidRPr="00D60902">
                <w:rPr>
                  <w:lang w:val="en-GB"/>
                </w:rPr>
                <w:t>Period</w:t>
              </w:r>
            </w:ins>
          </w:p>
        </w:tc>
        <w:tc>
          <w:tcPr>
            <w:tcW w:w="3117" w:type="dxa"/>
          </w:tcPr>
          <w:p w14:paraId="596D899B" w14:textId="098EEFD3" w:rsidR="00114731" w:rsidRPr="00D60902" w:rsidRDefault="00E946BC" w:rsidP="00A83C6C">
            <w:pPr>
              <w:rPr>
                <w:ins w:id="1628" w:author="Armando Rocca" w:date="2022-01-31T10:14:00Z"/>
                <w:lang w:val="en-GB"/>
              </w:rPr>
            </w:pPr>
            <w:ins w:id="1629" w:author="Armando Rocca" w:date="2022-01-31T11:04:00Z">
              <w:r w:rsidRPr="00D60902">
                <w:rPr>
                  <w:lang w:val="en-GB"/>
                </w:rPr>
                <w:t xml:space="preserve">End </w:t>
              </w:r>
            </w:ins>
            <w:ins w:id="1630" w:author="Armando Rocca" w:date="2022-01-31T11:05:00Z">
              <w:r w:rsidRPr="00D60902">
                <w:rPr>
                  <w:lang w:val="en-GB"/>
                </w:rPr>
                <w:t>SAL Period</w:t>
              </w:r>
            </w:ins>
          </w:p>
        </w:tc>
        <w:tc>
          <w:tcPr>
            <w:tcW w:w="3117" w:type="dxa"/>
          </w:tcPr>
          <w:p w14:paraId="5A44F159" w14:textId="77777777" w:rsidR="00114731" w:rsidRPr="00D60902" w:rsidRDefault="00114731" w:rsidP="00A83C6C">
            <w:pPr>
              <w:rPr>
                <w:ins w:id="1631" w:author="Armando Rocca" w:date="2022-01-31T10:14:00Z"/>
                <w:lang w:val="en-GB"/>
              </w:rPr>
            </w:pPr>
          </w:p>
        </w:tc>
      </w:tr>
      <w:tr w:rsidR="00114731" w:rsidRPr="00D60902" w14:paraId="156E2FD7" w14:textId="77777777" w:rsidTr="00114731">
        <w:trPr>
          <w:ins w:id="1632" w:author="Armando Rocca" w:date="2022-01-31T10:14:00Z"/>
        </w:trPr>
        <w:tc>
          <w:tcPr>
            <w:tcW w:w="3116" w:type="dxa"/>
          </w:tcPr>
          <w:p w14:paraId="6E65B464" w14:textId="24D80E1A" w:rsidR="00114731" w:rsidRPr="00D60902" w:rsidRDefault="00114731" w:rsidP="00A83C6C">
            <w:pPr>
              <w:rPr>
                <w:ins w:id="1633" w:author="Armando Rocca" w:date="2022-01-31T10:14:00Z"/>
                <w:lang w:val="en-GB"/>
              </w:rPr>
            </w:pPr>
            <w:ins w:id="1634" w:author="Armando Rocca" w:date="2022-01-31T10:16:00Z">
              <w:r w:rsidRPr="00D60902">
                <w:rPr>
                  <w:lang w:val="en-GB"/>
                </w:rPr>
                <w:t>RATE Type</w:t>
              </w:r>
            </w:ins>
          </w:p>
        </w:tc>
        <w:tc>
          <w:tcPr>
            <w:tcW w:w="3117" w:type="dxa"/>
          </w:tcPr>
          <w:p w14:paraId="4EC65AD6" w14:textId="641F5FF4" w:rsidR="00114731" w:rsidRPr="00D60902" w:rsidRDefault="00E946BC" w:rsidP="00A83C6C">
            <w:pPr>
              <w:rPr>
                <w:ins w:id="1635" w:author="Armando Rocca" w:date="2022-01-31T10:14:00Z"/>
                <w:lang w:val="en-GB"/>
              </w:rPr>
            </w:pPr>
            <w:ins w:id="1636" w:author="Armando Rocca" w:date="2022-01-31T11:04:00Z">
              <w:r w:rsidRPr="00D60902">
                <w:rPr>
                  <w:lang w:val="en-GB"/>
                </w:rPr>
                <w:t>Rate Type</w:t>
              </w:r>
            </w:ins>
          </w:p>
        </w:tc>
        <w:tc>
          <w:tcPr>
            <w:tcW w:w="3117" w:type="dxa"/>
          </w:tcPr>
          <w:p w14:paraId="099E3668" w14:textId="77777777" w:rsidR="00114731" w:rsidRPr="00D60902" w:rsidRDefault="00C5126E" w:rsidP="00A83C6C">
            <w:pPr>
              <w:rPr>
                <w:ins w:id="1637" w:author="Armando Rocca" w:date="2022-01-31T11:20:00Z"/>
                <w:lang w:val="en-GB"/>
              </w:rPr>
            </w:pPr>
            <w:ins w:id="1638" w:author="Armando Rocca" w:date="2022-01-31T10:58:00Z">
              <w:r w:rsidRPr="00D60902">
                <w:rPr>
                  <w:lang w:val="en-GB"/>
                </w:rPr>
                <w:t>Value I or O</w:t>
              </w:r>
            </w:ins>
            <w:ins w:id="1639" w:author="Armando Rocca" w:date="2022-01-31T11:20:00Z">
              <w:r w:rsidR="00501BCA" w:rsidRPr="00D60902">
                <w:rPr>
                  <w:lang w:val="en-GB"/>
                </w:rPr>
                <w:t xml:space="preserve"> </w:t>
              </w:r>
            </w:ins>
          </w:p>
          <w:p w14:paraId="2A979CFC" w14:textId="7C9F27B2" w:rsidR="00501BCA" w:rsidRPr="00D60902" w:rsidRDefault="00501BCA" w:rsidP="00A83C6C">
            <w:pPr>
              <w:rPr>
                <w:ins w:id="1640" w:author="Armando Rocca" w:date="2022-01-31T10:14:00Z"/>
                <w:lang w:val="en-GB"/>
              </w:rPr>
            </w:pPr>
            <w:ins w:id="1641" w:author="Armando Rocca" w:date="2022-01-31T11:21:00Z">
              <w:r w:rsidRPr="00D60902">
                <w:rPr>
                  <w:color w:val="FF0000"/>
                  <w:lang w:val="en-GB"/>
                </w:rPr>
                <w:t>*Needs further clarification</w:t>
              </w:r>
            </w:ins>
          </w:p>
        </w:tc>
      </w:tr>
      <w:tr w:rsidR="00114731" w:rsidRPr="00D60902" w14:paraId="50862CB2" w14:textId="77777777" w:rsidTr="00114731">
        <w:trPr>
          <w:ins w:id="1642" w:author="Armando Rocca" w:date="2022-01-31T10:14:00Z"/>
        </w:trPr>
        <w:tc>
          <w:tcPr>
            <w:tcW w:w="3116" w:type="dxa"/>
          </w:tcPr>
          <w:p w14:paraId="3F2DF8BD" w14:textId="6CE9D2BA" w:rsidR="00114731" w:rsidRPr="00D60902" w:rsidRDefault="00C5126E" w:rsidP="00A83C6C">
            <w:pPr>
              <w:rPr>
                <w:ins w:id="1643" w:author="Armando Rocca" w:date="2022-01-31T10:14:00Z"/>
                <w:lang w:val="en-GB"/>
              </w:rPr>
            </w:pPr>
            <w:ins w:id="1644" w:author="Armando Rocca" w:date="2022-01-31T10:58:00Z">
              <w:r w:rsidRPr="00D60902">
                <w:rPr>
                  <w:lang w:val="en-GB"/>
                </w:rPr>
                <w:t>Reporting</w:t>
              </w:r>
            </w:ins>
          </w:p>
        </w:tc>
        <w:tc>
          <w:tcPr>
            <w:tcW w:w="3117" w:type="dxa"/>
          </w:tcPr>
          <w:p w14:paraId="61AC35E3" w14:textId="38984EDD" w:rsidR="00114731" w:rsidRPr="00D60902" w:rsidRDefault="00E946BC" w:rsidP="00A83C6C">
            <w:pPr>
              <w:rPr>
                <w:ins w:id="1645" w:author="Armando Rocca" w:date="2022-01-31T10:14:00Z"/>
                <w:lang w:val="en-GB"/>
              </w:rPr>
            </w:pPr>
            <w:ins w:id="1646" w:author="Armando Rocca" w:date="2022-01-31T11:04:00Z">
              <w:r w:rsidRPr="00D60902">
                <w:rPr>
                  <w:lang w:val="en-GB"/>
                </w:rPr>
                <w:t>Cost Rate</w:t>
              </w:r>
            </w:ins>
          </w:p>
        </w:tc>
        <w:tc>
          <w:tcPr>
            <w:tcW w:w="3117" w:type="dxa"/>
          </w:tcPr>
          <w:p w14:paraId="269C2D64" w14:textId="0781E2BB" w:rsidR="00114731" w:rsidRPr="00D60902" w:rsidRDefault="00C5126E" w:rsidP="00A83C6C">
            <w:pPr>
              <w:rPr>
                <w:ins w:id="1647" w:author="Armando Rocca" w:date="2022-01-31T10:14:00Z"/>
                <w:lang w:val="en-GB"/>
              </w:rPr>
            </w:pPr>
            <w:ins w:id="1648" w:author="Armando Rocca" w:date="2022-01-31T10:58:00Z">
              <w:r w:rsidRPr="00D60902">
                <w:rPr>
                  <w:lang w:val="en-GB"/>
                </w:rPr>
                <w:t>Hours cos</w:t>
              </w:r>
            </w:ins>
            <w:ins w:id="1649" w:author="Armando Rocca" w:date="2022-01-31T10:59:00Z">
              <w:r w:rsidRPr="00D60902">
                <w:rPr>
                  <w:lang w:val="en-GB"/>
                </w:rPr>
                <w:t>t rate</w:t>
              </w:r>
              <w:r w:rsidR="00D82154" w:rsidRPr="00D60902">
                <w:rPr>
                  <w:lang w:val="en-GB"/>
                </w:rPr>
                <w:t xml:space="preserve"> in EURO</w:t>
              </w:r>
            </w:ins>
          </w:p>
        </w:tc>
      </w:tr>
      <w:tr w:rsidR="00114731" w:rsidRPr="00D60902" w14:paraId="110193C6" w14:textId="77777777" w:rsidTr="00114731">
        <w:trPr>
          <w:ins w:id="1650" w:author="Armando Rocca" w:date="2022-01-31T10:16:00Z"/>
        </w:trPr>
        <w:tc>
          <w:tcPr>
            <w:tcW w:w="3116" w:type="dxa"/>
          </w:tcPr>
          <w:p w14:paraId="4ADDF15A" w14:textId="18F3EDDC" w:rsidR="00114731" w:rsidRPr="00D60902" w:rsidRDefault="00D82154" w:rsidP="00A83C6C">
            <w:pPr>
              <w:rPr>
                <w:ins w:id="1651" w:author="Armando Rocca" w:date="2022-01-31T10:16:00Z"/>
                <w:lang w:val="en-GB"/>
              </w:rPr>
            </w:pPr>
            <w:ins w:id="1652" w:author="Armando Rocca" w:date="2022-01-31T10:59:00Z">
              <w:r w:rsidRPr="00D60902">
                <w:rPr>
                  <w:lang w:val="en-GB"/>
                </w:rPr>
                <w:t>Rate Flag</w:t>
              </w:r>
            </w:ins>
          </w:p>
        </w:tc>
        <w:tc>
          <w:tcPr>
            <w:tcW w:w="3117" w:type="dxa"/>
          </w:tcPr>
          <w:p w14:paraId="3F80E81B" w14:textId="77777777" w:rsidR="00114731" w:rsidRPr="00D60902" w:rsidRDefault="00114731" w:rsidP="00A83C6C">
            <w:pPr>
              <w:rPr>
                <w:ins w:id="1653" w:author="Armando Rocca" w:date="2022-01-31T10:16:00Z"/>
                <w:lang w:val="en-GB"/>
              </w:rPr>
            </w:pPr>
          </w:p>
        </w:tc>
        <w:tc>
          <w:tcPr>
            <w:tcW w:w="3117" w:type="dxa"/>
          </w:tcPr>
          <w:p w14:paraId="4F55288D" w14:textId="2098288E" w:rsidR="00114731" w:rsidRPr="00D60902" w:rsidRDefault="000669F8" w:rsidP="00A83C6C">
            <w:pPr>
              <w:rPr>
                <w:ins w:id="1654" w:author="Armando Rocca" w:date="2022-01-31T10:16:00Z"/>
                <w:lang w:val="en-GB"/>
              </w:rPr>
            </w:pPr>
            <w:ins w:id="1655" w:author="Armando Rocca" w:date="2022-01-31T13:25:00Z">
              <w:r w:rsidRPr="00D60902">
                <w:rPr>
                  <w:lang w:val="en-GB"/>
                </w:rPr>
                <w:t xml:space="preserve">No actions </w:t>
              </w:r>
              <w:proofErr w:type="gramStart"/>
              <w:r w:rsidRPr="00D60902">
                <w:rPr>
                  <w:lang w:val="en-GB"/>
                </w:rPr>
                <w:t>is</w:t>
              </w:r>
              <w:proofErr w:type="gramEnd"/>
              <w:r w:rsidRPr="00D60902">
                <w:rPr>
                  <w:lang w:val="en-GB"/>
                </w:rPr>
                <w:t xml:space="preserve"> required </w:t>
              </w:r>
            </w:ins>
          </w:p>
        </w:tc>
      </w:tr>
      <w:tr w:rsidR="00D82154" w:rsidRPr="00D60902" w14:paraId="74AE0467" w14:textId="77777777" w:rsidTr="00114731">
        <w:trPr>
          <w:ins w:id="1656" w:author="Armando Rocca" w:date="2022-01-31T10:59:00Z"/>
        </w:trPr>
        <w:tc>
          <w:tcPr>
            <w:tcW w:w="3116" w:type="dxa"/>
          </w:tcPr>
          <w:p w14:paraId="32D41D54" w14:textId="2978B701" w:rsidR="00D82154" w:rsidRPr="00D60902" w:rsidRDefault="00D82154" w:rsidP="00A83C6C">
            <w:pPr>
              <w:rPr>
                <w:ins w:id="1657" w:author="Armando Rocca" w:date="2022-01-31T10:59:00Z"/>
                <w:lang w:val="en-GB"/>
              </w:rPr>
            </w:pPr>
            <w:ins w:id="1658" w:author="Armando Rocca" w:date="2022-01-31T10:59:00Z">
              <w:r w:rsidRPr="00D60902">
                <w:rPr>
                  <w:lang w:val="en-GB"/>
                </w:rPr>
                <w:t>Deduct Hours</w:t>
              </w:r>
            </w:ins>
          </w:p>
        </w:tc>
        <w:tc>
          <w:tcPr>
            <w:tcW w:w="3117" w:type="dxa"/>
          </w:tcPr>
          <w:p w14:paraId="0E75E0A2" w14:textId="1BDCFF97" w:rsidR="00D82154" w:rsidRPr="00D60902" w:rsidRDefault="00D82154" w:rsidP="00A83C6C">
            <w:pPr>
              <w:rPr>
                <w:ins w:id="1659" w:author="Armando Rocca" w:date="2022-01-31T10:59:00Z"/>
                <w:lang w:val="en-GB"/>
              </w:rPr>
            </w:pPr>
            <w:ins w:id="1660" w:author="Armando Rocca" w:date="2022-01-31T11:04:00Z">
              <w:r w:rsidRPr="00D60902">
                <w:rPr>
                  <w:lang w:val="en-GB"/>
                </w:rPr>
                <w:t>Hours</w:t>
              </w:r>
            </w:ins>
          </w:p>
        </w:tc>
        <w:tc>
          <w:tcPr>
            <w:tcW w:w="3117" w:type="dxa"/>
          </w:tcPr>
          <w:p w14:paraId="5B375468" w14:textId="40397AEF" w:rsidR="00D82154" w:rsidRPr="00D60902" w:rsidRDefault="00D82154" w:rsidP="00A83C6C">
            <w:pPr>
              <w:rPr>
                <w:ins w:id="1661" w:author="Armando Rocca" w:date="2022-01-31T10:59:00Z"/>
                <w:lang w:val="en-GB"/>
              </w:rPr>
            </w:pPr>
            <w:ins w:id="1662" w:author="Armando Rocca" w:date="2022-01-31T11:00:00Z">
              <w:r w:rsidRPr="00D60902">
                <w:rPr>
                  <w:lang w:val="en-GB"/>
                </w:rPr>
                <w:t xml:space="preserve">Hours done in </w:t>
              </w:r>
              <w:proofErr w:type="gramStart"/>
              <w:r w:rsidRPr="00D60902">
                <w:rPr>
                  <w:lang w:val="en-GB"/>
                </w:rPr>
                <w:t>the  period</w:t>
              </w:r>
            </w:ins>
            <w:proofErr w:type="gramEnd"/>
          </w:p>
        </w:tc>
      </w:tr>
      <w:tr w:rsidR="00D82154" w:rsidRPr="00D60902" w14:paraId="12BC4137" w14:textId="77777777" w:rsidTr="00114731">
        <w:trPr>
          <w:ins w:id="1663" w:author="Armando Rocca" w:date="2022-01-31T10:59:00Z"/>
        </w:trPr>
        <w:tc>
          <w:tcPr>
            <w:tcW w:w="3116" w:type="dxa"/>
          </w:tcPr>
          <w:p w14:paraId="53C7558E" w14:textId="083A1B5B" w:rsidR="00D82154" w:rsidRPr="00D60902" w:rsidRDefault="00D82154" w:rsidP="00A83C6C">
            <w:pPr>
              <w:rPr>
                <w:ins w:id="1664" w:author="Armando Rocca" w:date="2022-01-31T10:59:00Z"/>
                <w:lang w:val="en-GB"/>
              </w:rPr>
            </w:pPr>
            <w:ins w:id="1665" w:author="Armando Rocca" w:date="2022-01-31T11:03:00Z">
              <w:r w:rsidRPr="00D60902">
                <w:rPr>
                  <w:lang w:val="en-GB"/>
                </w:rPr>
                <w:t>Reporting</w:t>
              </w:r>
            </w:ins>
          </w:p>
        </w:tc>
        <w:tc>
          <w:tcPr>
            <w:tcW w:w="3117" w:type="dxa"/>
          </w:tcPr>
          <w:p w14:paraId="212A0AD2" w14:textId="0B03170D" w:rsidR="00D82154" w:rsidRPr="00D60902" w:rsidRDefault="00D82154" w:rsidP="00A83C6C">
            <w:pPr>
              <w:rPr>
                <w:ins w:id="1666" w:author="Armando Rocca" w:date="2022-01-31T10:59:00Z"/>
                <w:lang w:val="en-GB"/>
              </w:rPr>
            </w:pPr>
            <w:ins w:id="1667" w:author="Armando Rocca" w:date="2022-01-31T11:04:00Z">
              <w:r w:rsidRPr="00D60902">
                <w:rPr>
                  <w:lang w:val="en-GB"/>
                </w:rPr>
                <w:t>Labour Cost</w:t>
              </w:r>
            </w:ins>
          </w:p>
        </w:tc>
        <w:tc>
          <w:tcPr>
            <w:tcW w:w="3117" w:type="dxa"/>
          </w:tcPr>
          <w:p w14:paraId="64EDD2C8" w14:textId="2399B764" w:rsidR="00D82154" w:rsidRPr="00D60902" w:rsidRDefault="00D82154" w:rsidP="00A83C6C">
            <w:pPr>
              <w:rPr>
                <w:ins w:id="1668" w:author="Armando Rocca" w:date="2022-01-31T10:59:00Z"/>
                <w:lang w:val="en-GB"/>
              </w:rPr>
            </w:pPr>
            <w:ins w:id="1669" w:author="Armando Rocca" w:date="2022-01-31T11:03:00Z">
              <w:r w:rsidRPr="00D60902">
                <w:rPr>
                  <w:lang w:val="en-GB"/>
                </w:rPr>
                <w:t>La</w:t>
              </w:r>
            </w:ins>
            <w:ins w:id="1670" w:author="Armando Rocca" w:date="2022-01-31T11:04:00Z">
              <w:r w:rsidRPr="00D60902">
                <w:rPr>
                  <w:lang w:val="en-GB"/>
                </w:rPr>
                <w:t>bour C</w:t>
              </w:r>
            </w:ins>
            <w:ins w:id="1671" w:author="Armando Rocca" w:date="2022-01-31T11:19:00Z">
              <w:r w:rsidR="00501BCA" w:rsidRPr="00D60902">
                <w:rPr>
                  <w:lang w:val="en-GB"/>
                </w:rPr>
                <w:t>ost in the period</w:t>
              </w:r>
            </w:ins>
          </w:p>
        </w:tc>
      </w:tr>
      <w:tr w:rsidR="00D82154" w:rsidRPr="00D60902" w14:paraId="0FAB5EB5" w14:textId="77777777" w:rsidTr="00114731">
        <w:trPr>
          <w:ins w:id="1672" w:author="Armando Rocca" w:date="2022-01-31T10:59:00Z"/>
        </w:trPr>
        <w:tc>
          <w:tcPr>
            <w:tcW w:w="3116" w:type="dxa"/>
          </w:tcPr>
          <w:p w14:paraId="522A713B" w14:textId="0E414700" w:rsidR="00D82154" w:rsidRPr="00D60902" w:rsidRDefault="00501BCA" w:rsidP="00A83C6C">
            <w:pPr>
              <w:rPr>
                <w:ins w:id="1673" w:author="Armando Rocca" w:date="2022-01-31T10:59:00Z"/>
                <w:lang w:val="en-GB"/>
              </w:rPr>
            </w:pPr>
            <w:ins w:id="1674" w:author="Armando Rocca" w:date="2022-01-31T11:19:00Z">
              <w:r w:rsidRPr="00D60902">
                <w:rPr>
                  <w:lang w:val="en-GB"/>
                </w:rPr>
                <w:t>Adjustment</w:t>
              </w:r>
            </w:ins>
          </w:p>
        </w:tc>
        <w:tc>
          <w:tcPr>
            <w:tcW w:w="3117" w:type="dxa"/>
          </w:tcPr>
          <w:p w14:paraId="4146B415" w14:textId="77777777" w:rsidR="00D82154" w:rsidRPr="00D60902" w:rsidRDefault="00D82154" w:rsidP="00A83C6C">
            <w:pPr>
              <w:rPr>
                <w:ins w:id="1675" w:author="Armando Rocca" w:date="2022-01-31T10:59:00Z"/>
                <w:lang w:val="en-GB"/>
              </w:rPr>
            </w:pPr>
          </w:p>
        </w:tc>
        <w:tc>
          <w:tcPr>
            <w:tcW w:w="3117" w:type="dxa"/>
          </w:tcPr>
          <w:p w14:paraId="507766B0" w14:textId="77777777" w:rsidR="00D82154" w:rsidRPr="00D60902" w:rsidRDefault="00D82154" w:rsidP="00A83C6C">
            <w:pPr>
              <w:rPr>
                <w:ins w:id="1676" w:author="Armando Rocca" w:date="2022-01-31T10:59:00Z"/>
                <w:lang w:val="en-GB"/>
              </w:rPr>
            </w:pPr>
          </w:p>
        </w:tc>
      </w:tr>
      <w:tr w:rsidR="00D82154" w:rsidRPr="00D60902" w14:paraId="45AC6813" w14:textId="77777777" w:rsidTr="00114731">
        <w:trPr>
          <w:ins w:id="1677" w:author="Armando Rocca" w:date="2022-01-31T10:59:00Z"/>
        </w:trPr>
        <w:tc>
          <w:tcPr>
            <w:tcW w:w="3116" w:type="dxa"/>
          </w:tcPr>
          <w:p w14:paraId="3C5D0764" w14:textId="1A0709BB" w:rsidR="00D82154" w:rsidRPr="00D60902" w:rsidRDefault="000669F8" w:rsidP="00A83C6C">
            <w:pPr>
              <w:rPr>
                <w:ins w:id="1678" w:author="Armando Rocca" w:date="2022-01-31T10:59:00Z"/>
                <w:lang w:val="en-GB"/>
              </w:rPr>
            </w:pPr>
            <w:ins w:id="1679" w:author="Armando Rocca" w:date="2022-01-31T13:25:00Z">
              <w:r w:rsidRPr="00D60902">
                <w:rPr>
                  <w:lang w:val="en-GB"/>
                </w:rPr>
                <w:t>R</w:t>
              </w:r>
            </w:ins>
            <w:ins w:id="1680" w:author="Armando Rocca" w:date="2022-01-31T11:19:00Z">
              <w:r w:rsidR="00501BCA" w:rsidRPr="00D60902">
                <w:rPr>
                  <w:lang w:val="en-GB"/>
                </w:rPr>
                <w:t>e</w:t>
              </w:r>
            </w:ins>
            <w:ins w:id="1681" w:author="Armando Rocca" w:date="2022-01-31T11:20:00Z">
              <w:r w:rsidR="00501BCA" w:rsidRPr="00D60902">
                <w:rPr>
                  <w:lang w:val="en-GB"/>
                </w:rPr>
                <w:t>porting</w:t>
              </w:r>
            </w:ins>
          </w:p>
        </w:tc>
        <w:tc>
          <w:tcPr>
            <w:tcW w:w="3117" w:type="dxa"/>
          </w:tcPr>
          <w:p w14:paraId="57F165A9" w14:textId="7BFF5922" w:rsidR="00D82154" w:rsidRPr="00D60902" w:rsidRDefault="00501BCA" w:rsidP="00A83C6C">
            <w:pPr>
              <w:rPr>
                <w:ins w:id="1682" w:author="Armando Rocca" w:date="2022-01-31T10:59:00Z"/>
                <w:lang w:val="en-GB"/>
              </w:rPr>
            </w:pPr>
            <w:ins w:id="1683" w:author="Armando Rocca" w:date="2022-01-31T11:20:00Z">
              <w:r w:rsidRPr="00D60902">
                <w:rPr>
                  <w:lang w:val="en-GB"/>
                </w:rPr>
                <w:t>Other cost</w:t>
              </w:r>
            </w:ins>
          </w:p>
        </w:tc>
        <w:tc>
          <w:tcPr>
            <w:tcW w:w="3117" w:type="dxa"/>
          </w:tcPr>
          <w:p w14:paraId="62D5F888" w14:textId="442CAE60" w:rsidR="00D82154" w:rsidRPr="00D60902" w:rsidRDefault="00501BCA" w:rsidP="00501BCA">
            <w:pPr>
              <w:rPr>
                <w:ins w:id="1684" w:author="Armando Rocca" w:date="2022-01-31T10:59:00Z"/>
                <w:lang w:val="en-GB"/>
              </w:rPr>
            </w:pPr>
            <w:ins w:id="1685" w:author="Armando Rocca" w:date="2022-01-31T11:20:00Z">
              <w:r w:rsidRPr="00D60902">
                <w:rPr>
                  <w:color w:val="FF0000"/>
                  <w:lang w:val="en-GB"/>
                </w:rPr>
                <w:t>*Needs further clarification</w:t>
              </w:r>
            </w:ins>
          </w:p>
        </w:tc>
      </w:tr>
      <w:tr w:rsidR="00D82154" w:rsidRPr="00D60902" w14:paraId="114A226F" w14:textId="77777777" w:rsidTr="00114731">
        <w:trPr>
          <w:ins w:id="1686" w:author="Armando Rocca" w:date="2022-01-31T10:59:00Z"/>
        </w:trPr>
        <w:tc>
          <w:tcPr>
            <w:tcW w:w="3116" w:type="dxa"/>
          </w:tcPr>
          <w:p w14:paraId="4ECA594A" w14:textId="77777777" w:rsidR="00D82154" w:rsidRPr="00D60902" w:rsidRDefault="00D82154" w:rsidP="00A83C6C">
            <w:pPr>
              <w:rPr>
                <w:ins w:id="1687" w:author="Armando Rocca" w:date="2022-01-31T10:59:00Z"/>
                <w:lang w:val="en-GB"/>
              </w:rPr>
            </w:pPr>
          </w:p>
        </w:tc>
        <w:tc>
          <w:tcPr>
            <w:tcW w:w="3117" w:type="dxa"/>
          </w:tcPr>
          <w:p w14:paraId="43D04DBD" w14:textId="77777777" w:rsidR="00D82154" w:rsidRPr="00D60902" w:rsidRDefault="00D82154" w:rsidP="00A83C6C">
            <w:pPr>
              <w:rPr>
                <w:ins w:id="1688" w:author="Armando Rocca" w:date="2022-01-31T10:59:00Z"/>
                <w:lang w:val="en-GB"/>
              </w:rPr>
            </w:pPr>
          </w:p>
        </w:tc>
        <w:tc>
          <w:tcPr>
            <w:tcW w:w="3117" w:type="dxa"/>
          </w:tcPr>
          <w:p w14:paraId="29432E0B" w14:textId="77777777" w:rsidR="00D82154" w:rsidRPr="00D60902" w:rsidRDefault="00D82154" w:rsidP="00A83C6C">
            <w:pPr>
              <w:rPr>
                <w:ins w:id="1689" w:author="Armando Rocca" w:date="2022-01-31T10:59:00Z"/>
                <w:lang w:val="en-GB"/>
              </w:rPr>
            </w:pPr>
          </w:p>
        </w:tc>
      </w:tr>
    </w:tbl>
    <w:p w14:paraId="537F1156" w14:textId="33153711" w:rsidR="00A83C6C" w:rsidRPr="00D60902" w:rsidRDefault="00A83C6C" w:rsidP="00A83C6C">
      <w:pPr>
        <w:rPr>
          <w:ins w:id="1690" w:author="Armando Rocca" w:date="2022-01-31T11:22:00Z"/>
          <w:lang w:val="en-GB"/>
        </w:rPr>
      </w:pPr>
    </w:p>
    <w:p w14:paraId="4FEE539A" w14:textId="377A5F5D" w:rsidR="00501BCA" w:rsidRPr="00D60902" w:rsidRDefault="00501BCA" w:rsidP="00A83C6C">
      <w:pPr>
        <w:rPr>
          <w:ins w:id="1691" w:author="Armando Rocca" w:date="2022-01-27T15:02:00Z"/>
          <w:lang w:val="en-GB"/>
          <w:rPrChange w:id="1692" w:author="Armando Rocca" w:date="2022-01-31T13:32:00Z">
            <w:rPr>
              <w:ins w:id="1693" w:author="Armando Rocca" w:date="2022-01-27T15:02:00Z"/>
              <w:lang w:val="pt-BR"/>
            </w:rPr>
          </w:rPrChange>
        </w:rPr>
      </w:pPr>
    </w:p>
    <w:p w14:paraId="2F947747" w14:textId="5E8D1225" w:rsidR="00A83C6C" w:rsidRPr="00D60902" w:rsidRDefault="000669F8" w:rsidP="00A83C6C">
      <w:pPr>
        <w:rPr>
          <w:ins w:id="1694" w:author="Armando Rocca" w:date="2022-01-27T15:02:00Z"/>
          <w:lang w:val="en-GB"/>
          <w:rPrChange w:id="1695" w:author="Armando Rocca" w:date="2022-01-31T13:32:00Z">
            <w:rPr>
              <w:ins w:id="1696" w:author="Armando Rocca" w:date="2022-01-27T15:02:00Z"/>
              <w:lang w:val="pt-BR"/>
            </w:rPr>
          </w:rPrChange>
        </w:rPr>
      </w:pPr>
      <w:ins w:id="1697" w:author="Armando Rocca" w:date="2022-01-31T13:25:00Z">
        <w:r w:rsidRPr="00D60902">
          <w:rPr>
            <w:lang w:val="en-GB"/>
          </w:rPr>
          <w:t>Here below a screenshot take</w:t>
        </w:r>
      </w:ins>
      <w:ins w:id="1698" w:author="Armando Rocca" w:date="2022-01-31T13:26:00Z">
        <w:r w:rsidRPr="00D60902">
          <w:rPr>
            <w:lang w:val="en-GB"/>
          </w:rPr>
          <w:t>n from SAP about the costs</w:t>
        </w:r>
      </w:ins>
    </w:p>
    <w:p w14:paraId="08981555" w14:textId="77777777" w:rsidR="000669F8" w:rsidRPr="00D60902" w:rsidRDefault="000669F8">
      <w:pPr>
        <w:spacing w:after="160" w:line="259" w:lineRule="auto"/>
        <w:rPr>
          <w:ins w:id="1699" w:author="Armando Rocca" w:date="2022-01-31T13:26:00Z"/>
          <w:lang w:val="en-GB"/>
        </w:rPr>
      </w:pPr>
      <w:ins w:id="1700" w:author="Armando Rocca" w:date="2022-01-31T13:26:00Z">
        <w:r w:rsidRPr="00D60902">
          <w:rPr>
            <w:noProof/>
            <w:lang w:eastAsia="en-US"/>
          </w:rPr>
          <w:drawing>
            <wp:inline distT="0" distB="0" distL="0" distR="0" wp14:anchorId="40FD8EB2" wp14:editId="5A581310">
              <wp:extent cx="5943600" cy="2813685"/>
              <wp:effectExtent l="0" t="0" r="0" b="571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0"/>
                      <a:stretch>
                        <a:fillRect/>
                      </a:stretch>
                    </pic:blipFill>
                    <pic:spPr>
                      <a:xfrm>
                        <a:off x="0" y="0"/>
                        <a:ext cx="5943600" cy="2813685"/>
                      </a:xfrm>
                      <a:prstGeom prst="rect">
                        <a:avLst/>
                      </a:prstGeom>
                    </pic:spPr>
                  </pic:pic>
                </a:graphicData>
              </a:graphic>
            </wp:inline>
          </w:drawing>
        </w:r>
        <w:r w:rsidRPr="00D60902">
          <w:rPr>
            <w:lang w:val="en-GB"/>
          </w:rPr>
          <w:t xml:space="preserve"> </w:t>
        </w:r>
      </w:ins>
    </w:p>
    <w:p w14:paraId="213C6C75" w14:textId="77777777" w:rsidR="000669F8" w:rsidRPr="00D60902" w:rsidRDefault="000669F8">
      <w:pPr>
        <w:spacing w:after="160" w:line="259" w:lineRule="auto"/>
        <w:rPr>
          <w:ins w:id="1701" w:author="Armando Rocca" w:date="2022-01-31T13:26:00Z"/>
          <w:lang w:val="en-GB"/>
        </w:rPr>
      </w:pPr>
    </w:p>
    <w:p w14:paraId="07E99532" w14:textId="77777777" w:rsidR="000669F8" w:rsidRPr="00D60902" w:rsidRDefault="000669F8">
      <w:pPr>
        <w:spacing w:after="160" w:line="259" w:lineRule="auto"/>
        <w:rPr>
          <w:ins w:id="1702" w:author="Armando Rocca" w:date="2022-01-31T13:26:00Z"/>
          <w:lang w:val="en-GB"/>
        </w:rPr>
      </w:pPr>
      <w:ins w:id="1703" w:author="Armando Rocca" w:date="2022-01-31T13:26:00Z">
        <w:r w:rsidRPr="00D60902">
          <w:rPr>
            <w:noProof/>
            <w:lang w:eastAsia="en-US"/>
          </w:rPr>
          <w:drawing>
            <wp:inline distT="0" distB="0" distL="0" distR="0" wp14:anchorId="280EBE02" wp14:editId="589C2380">
              <wp:extent cx="5943600" cy="2813685"/>
              <wp:effectExtent l="0" t="0" r="0" b="5715"/>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pic:nvPicPr>
                    <pic:blipFill>
                      <a:blip r:embed="rId21"/>
                      <a:stretch>
                        <a:fillRect/>
                      </a:stretch>
                    </pic:blipFill>
                    <pic:spPr>
                      <a:xfrm>
                        <a:off x="0" y="0"/>
                        <a:ext cx="5943600" cy="2813685"/>
                      </a:xfrm>
                      <a:prstGeom prst="rect">
                        <a:avLst/>
                      </a:prstGeom>
                    </pic:spPr>
                  </pic:pic>
                </a:graphicData>
              </a:graphic>
            </wp:inline>
          </w:drawing>
        </w:r>
        <w:r w:rsidRPr="00D60902">
          <w:rPr>
            <w:lang w:val="en-GB"/>
          </w:rPr>
          <w:t xml:space="preserve"> </w:t>
        </w:r>
      </w:ins>
    </w:p>
    <w:p w14:paraId="3680DEEB" w14:textId="77777777" w:rsidR="000669F8" w:rsidRPr="00D60902" w:rsidRDefault="000669F8" w:rsidP="000669F8">
      <w:pPr>
        <w:pStyle w:val="Heading3"/>
        <w:numPr>
          <w:ilvl w:val="0"/>
          <w:numId w:val="0"/>
        </w:numPr>
        <w:rPr>
          <w:ins w:id="1704" w:author="Armando Rocca" w:date="2022-01-31T13:27:00Z"/>
          <w:lang w:val="en-GB"/>
          <w:rPrChange w:id="1705" w:author="Armando Rocca" w:date="2022-01-31T13:32:00Z">
            <w:rPr>
              <w:ins w:id="1706" w:author="Armando Rocca" w:date="2022-01-31T13:27:00Z"/>
            </w:rPr>
          </w:rPrChange>
        </w:rPr>
      </w:pPr>
    </w:p>
    <w:p w14:paraId="31F7EF8B" w14:textId="6606EF90" w:rsidR="00501BCA" w:rsidRPr="00D60902" w:rsidRDefault="000669F8">
      <w:pPr>
        <w:rPr>
          <w:ins w:id="1707" w:author="Armando Rocca" w:date="2022-01-31T11:23:00Z"/>
          <w:rFonts w:eastAsiaTheme="minorHAnsi"/>
          <w:sz w:val="32"/>
          <w:szCs w:val="32"/>
          <w:lang w:val="en-GB"/>
          <w:rPrChange w:id="1708" w:author="Armando Rocca" w:date="2022-01-31T13:32:00Z">
            <w:rPr>
              <w:ins w:id="1709" w:author="Armando Rocca" w:date="2022-01-31T11:23:00Z"/>
              <w:rFonts w:eastAsiaTheme="minorHAnsi"/>
              <w:sz w:val="32"/>
              <w:szCs w:val="32"/>
            </w:rPr>
          </w:rPrChange>
        </w:rPr>
        <w:pPrChange w:id="1710" w:author="Armando Rocca" w:date="2022-01-31T13:27:00Z">
          <w:pPr>
            <w:spacing w:after="160" w:line="259" w:lineRule="auto"/>
          </w:pPr>
        </w:pPrChange>
      </w:pPr>
      <w:ins w:id="1711" w:author="Armando Rocca" w:date="2022-01-31T13:27:00Z">
        <w:r w:rsidRPr="00032ACD">
          <w:rPr>
            <w:color w:val="FF0000"/>
            <w:lang w:val="en-GB"/>
            <w:rPrChange w:id="1712" w:author="Armando Rocca" w:date="2022-02-01T11:08:00Z">
              <w:rPr>
                <w:lang w:val="it-IT"/>
              </w:rPr>
            </w:rPrChange>
          </w:rPr>
          <w:t xml:space="preserve">To Be </w:t>
        </w:r>
        <w:r w:rsidR="009C5057" w:rsidRPr="00032ACD">
          <w:rPr>
            <w:color w:val="FF0000"/>
            <w:lang w:val="en-GB"/>
            <w:rPrChange w:id="1713" w:author="Armando Rocca" w:date="2022-02-01T11:08:00Z">
              <w:rPr>
                <w:lang w:val="it-IT"/>
              </w:rPr>
            </w:rPrChange>
          </w:rPr>
          <w:t>confirmed: the other cost</w:t>
        </w:r>
      </w:ins>
      <w:ins w:id="1714" w:author="Armando Rocca" w:date="2022-02-01T11:08:00Z">
        <w:r w:rsidR="00032ACD" w:rsidRPr="00032ACD">
          <w:rPr>
            <w:color w:val="FF0000"/>
            <w:lang w:val="en-GB"/>
            <w:rPrChange w:id="1715" w:author="Armando Rocca" w:date="2022-02-01T11:08:00Z">
              <w:rPr>
                <w:lang w:val="en-GB"/>
              </w:rPr>
            </w:rPrChange>
          </w:rPr>
          <w:t>s</w:t>
        </w:r>
      </w:ins>
      <w:ins w:id="1716" w:author="Armando Rocca" w:date="2022-01-31T13:27:00Z">
        <w:r w:rsidR="009C5057" w:rsidRPr="00032ACD">
          <w:rPr>
            <w:color w:val="FF0000"/>
            <w:lang w:val="en-GB"/>
            <w:rPrChange w:id="1717" w:author="Armando Rocca" w:date="2022-02-01T11:08:00Z">
              <w:rPr>
                <w:lang w:val="it-IT"/>
              </w:rPr>
            </w:rPrChange>
          </w:rPr>
          <w:t xml:space="preserve"> are about </w:t>
        </w:r>
      </w:ins>
      <w:ins w:id="1718" w:author="Armando Rocca" w:date="2022-02-01T11:08:00Z">
        <w:r w:rsidR="00032ACD">
          <w:rPr>
            <w:color w:val="FF0000"/>
            <w:lang w:val="en-GB"/>
          </w:rPr>
          <w:t>mission</w:t>
        </w:r>
        <w:r w:rsidR="00032ACD" w:rsidRPr="00032ACD">
          <w:rPr>
            <w:color w:val="FF0000"/>
            <w:lang w:val="en-GB"/>
            <w:rPrChange w:id="1719" w:author="Armando Rocca" w:date="2022-02-01T11:08:00Z">
              <w:rPr>
                <w:lang w:val="en-GB"/>
              </w:rPr>
            </w:rPrChange>
          </w:rPr>
          <w:t xml:space="preserve"> cost</w:t>
        </w:r>
        <w:r w:rsidR="00032ACD">
          <w:rPr>
            <w:color w:val="FF0000"/>
            <w:lang w:val="en-GB"/>
          </w:rPr>
          <w:t>?</w:t>
        </w:r>
      </w:ins>
      <w:ins w:id="1720" w:author="Armando Rocca" w:date="2022-01-31T11:23:00Z">
        <w:r w:rsidR="00501BCA" w:rsidRPr="00D60902">
          <w:rPr>
            <w:lang w:val="en-GB"/>
            <w:rPrChange w:id="1721" w:author="Armando Rocca" w:date="2022-01-31T13:32:00Z">
              <w:rPr/>
            </w:rPrChange>
          </w:rPr>
          <w:br w:type="page"/>
        </w:r>
      </w:ins>
    </w:p>
    <w:p w14:paraId="42CB846A" w14:textId="341558AF" w:rsidR="00A83C6C" w:rsidRPr="00D60902" w:rsidRDefault="00A83C6C" w:rsidP="00A83C6C">
      <w:pPr>
        <w:pStyle w:val="Heading2"/>
        <w:rPr>
          <w:ins w:id="1722" w:author="Armando Rocca" w:date="2022-01-27T15:56:00Z"/>
          <w:lang w:val="en-GB"/>
          <w:rPrChange w:id="1723" w:author="Armando Rocca" w:date="2022-01-31T13:32:00Z">
            <w:rPr>
              <w:ins w:id="1724" w:author="Armando Rocca" w:date="2022-01-27T15:56:00Z"/>
            </w:rPr>
          </w:rPrChange>
        </w:rPr>
      </w:pPr>
      <w:bookmarkStart w:id="1725" w:name="_Toc94777287"/>
      <w:ins w:id="1726" w:author="Armando Rocca" w:date="2022-01-27T15:02:00Z">
        <w:r w:rsidRPr="00D60902">
          <w:rPr>
            <w:lang w:val="en-GB"/>
            <w:rPrChange w:id="1727" w:author="Armando Rocca" w:date="2022-01-31T13:32:00Z">
              <w:rPr/>
            </w:rPrChange>
          </w:rPr>
          <w:lastRenderedPageBreak/>
          <w:t>PO to SAP - WBS and Internal Order</w:t>
        </w:r>
      </w:ins>
      <w:bookmarkEnd w:id="1725"/>
    </w:p>
    <w:p w14:paraId="3254A315" w14:textId="452544C5" w:rsidR="0011066E" w:rsidRPr="00D60902" w:rsidRDefault="0011066E">
      <w:pPr>
        <w:rPr>
          <w:ins w:id="1728" w:author="Armando Rocca" w:date="2022-01-31T09:19:00Z"/>
          <w:lang w:val="en-GB"/>
        </w:rPr>
        <w:pPrChange w:id="1729" w:author="Armando Rocca" w:date="2022-01-31T09:19:00Z">
          <w:pPr>
            <w:pStyle w:val="Heading3"/>
          </w:pPr>
        </w:pPrChange>
      </w:pPr>
      <w:ins w:id="1730" w:author="Armando Rocca" w:date="2022-01-31T09:19:00Z">
        <w:r w:rsidRPr="00D60902">
          <w:rPr>
            <w:lang w:val="en-GB"/>
          </w:rPr>
          <w:t xml:space="preserve">The WBS and Internal Order master data </w:t>
        </w:r>
      </w:ins>
      <w:r w:rsidR="00B771CA">
        <w:rPr>
          <w:lang w:val="en-GB"/>
        </w:rPr>
        <w:t>come</w:t>
      </w:r>
      <w:ins w:id="1731" w:author="Armando Rocca" w:date="2022-01-31T09:19:00Z">
        <w:r w:rsidRPr="00D60902">
          <w:rPr>
            <w:lang w:val="en-GB"/>
          </w:rPr>
          <w:t xml:space="preserve"> from SAP through other flows. POX can get those master data</w:t>
        </w:r>
      </w:ins>
      <w:ins w:id="1732" w:author="Armando Rocca" w:date="2022-01-31T09:20:00Z">
        <w:r w:rsidRPr="00D60902">
          <w:rPr>
            <w:lang w:val="en-GB"/>
          </w:rPr>
          <w:t xml:space="preserve"> </w:t>
        </w:r>
      </w:ins>
      <w:ins w:id="1733" w:author="Armando Rocca" w:date="2022-01-31T09:19:00Z">
        <w:r w:rsidRPr="00D60902">
          <w:rPr>
            <w:lang w:val="en-GB"/>
          </w:rPr>
          <w:t xml:space="preserve">only if the </w:t>
        </w:r>
        <w:r w:rsidRPr="001B5FD3">
          <w:rPr>
            <w:color w:val="FF0000"/>
            <w:lang w:val="en-GB"/>
          </w:rPr>
          <w:t>'Subsidiary is active in SAP</w:t>
        </w:r>
        <w:r w:rsidRPr="00D60902">
          <w:rPr>
            <w:lang w:val="en-GB"/>
          </w:rPr>
          <w:t xml:space="preserve">' field is set to </w:t>
        </w:r>
        <w:r w:rsidRPr="001B5FD3">
          <w:rPr>
            <w:color w:val="FF0000"/>
            <w:lang w:val="en-GB"/>
          </w:rPr>
          <w:t xml:space="preserve">'YES' </w:t>
        </w:r>
        <w:r w:rsidRPr="00D60902">
          <w:rPr>
            <w:lang w:val="en-GB"/>
          </w:rPr>
          <w:t xml:space="preserve">and the </w:t>
        </w:r>
        <w:r w:rsidRPr="001B5FD3">
          <w:rPr>
            <w:color w:val="FF0000"/>
            <w:lang w:val="en-GB"/>
          </w:rPr>
          <w:t xml:space="preserve">Project is already sent </w:t>
        </w:r>
        <w:r w:rsidRPr="00D60902">
          <w:rPr>
            <w:lang w:val="en-GB"/>
          </w:rPr>
          <w:t>to SAP.</w:t>
        </w:r>
      </w:ins>
    </w:p>
    <w:p w14:paraId="2EB7A5F0" w14:textId="10D5E492" w:rsidR="0011066E" w:rsidRPr="00D60902" w:rsidRDefault="0011066E">
      <w:pPr>
        <w:rPr>
          <w:ins w:id="1734" w:author="Armando Rocca" w:date="2022-01-31T09:19:00Z"/>
          <w:lang w:val="en-GB"/>
        </w:rPr>
        <w:pPrChange w:id="1735" w:author="Armando Rocca" w:date="2022-01-31T09:19:00Z">
          <w:pPr>
            <w:pStyle w:val="Heading3"/>
          </w:pPr>
        </w:pPrChange>
      </w:pPr>
      <w:ins w:id="1736" w:author="Armando Rocca" w:date="2022-01-31T09:19:00Z">
        <w:r w:rsidRPr="00D60902">
          <w:rPr>
            <w:lang w:val="en-GB"/>
          </w:rPr>
          <w:t>Then in the workspace</w:t>
        </w:r>
      </w:ins>
      <w:r w:rsidR="00B771CA">
        <w:rPr>
          <w:lang w:val="en-GB"/>
        </w:rPr>
        <w:t>,</w:t>
      </w:r>
      <w:ins w:id="1737" w:author="Armando Rocca" w:date="2022-01-31T09:19:00Z">
        <w:r w:rsidRPr="00D60902">
          <w:rPr>
            <w:lang w:val="en-GB"/>
          </w:rPr>
          <w:t xml:space="preserve"> a new widget will be developed to associate the WBS </w:t>
        </w:r>
      </w:ins>
      <w:r w:rsidR="00B771CA">
        <w:rPr>
          <w:lang w:val="en-GB"/>
        </w:rPr>
        <w:t>and/or</w:t>
      </w:r>
      <w:ins w:id="1738" w:author="Armando Rocca" w:date="2022-01-31T09:19:00Z">
        <w:r w:rsidRPr="00D60902">
          <w:rPr>
            <w:lang w:val="en-GB"/>
          </w:rPr>
          <w:t xml:space="preserve"> Internal Order to the Project.</w:t>
        </w:r>
      </w:ins>
    </w:p>
    <w:p w14:paraId="165614CC" w14:textId="2487D434" w:rsidR="0011066E" w:rsidRPr="00D60902" w:rsidRDefault="0011066E">
      <w:pPr>
        <w:rPr>
          <w:ins w:id="1739" w:author="Armando Rocca" w:date="2022-01-31T09:19:00Z"/>
          <w:lang w:val="en-GB"/>
        </w:rPr>
        <w:pPrChange w:id="1740" w:author="Armando Rocca" w:date="2022-01-31T09:19:00Z">
          <w:pPr>
            <w:pStyle w:val="Heading3"/>
          </w:pPr>
        </w:pPrChange>
      </w:pPr>
      <w:ins w:id="1741" w:author="Armando Rocca" w:date="2022-01-31T09:20:00Z">
        <w:r w:rsidRPr="00D60902">
          <w:rPr>
            <w:lang w:val="en-GB"/>
          </w:rPr>
          <w:t xml:space="preserve">In </w:t>
        </w:r>
        <w:r w:rsidRPr="007A54F3">
          <w:rPr>
            <w:color w:val="FF0000"/>
            <w:lang w:val="en-GB"/>
          </w:rPr>
          <w:t xml:space="preserve">asynchronous </w:t>
        </w:r>
        <w:r w:rsidRPr="00D60902">
          <w:rPr>
            <w:lang w:val="en-GB"/>
          </w:rPr>
          <w:t xml:space="preserve">mode, </w:t>
        </w:r>
      </w:ins>
      <w:ins w:id="1742" w:author="Armando Rocca" w:date="2022-01-31T09:19:00Z">
        <w:r w:rsidRPr="00D60902">
          <w:rPr>
            <w:lang w:val="en-GB"/>
          </w:rPr>
          <w:t xml:space="preserve">during the </w:t>
        </w:r>
        <w:r w:rsidRPr="007A54F3">
          <w:rPr>
            <w:color w:val="FF0000"/>
            <w:lang w:val="en-GB"/>
          </w:rPr>
          <w:t>night</w:t>
        </w:r>
      </w:ins>
      <w:ins w:id="1743" w:author="Armando Rocca" w:date="2022-01-31T09:21:00Z">
        <w:r w:rsidRPr="00D60902">
          <w:rPr>
            <w:lang w:val="en-GB"/>
          </w:rPr>
          <w:t>,</w:t>
        </w:r>
      </w:ins>
      <w:ins w:id="1744" w:author="Armando Rocca" w:date="2022-01-31T09:19:00Z">
        <w:r w:rsidRPr="00D60902">
          <w:rPr>
            <w:lang w:val="en-GB"/>
          </w:rPr>
          <w:t xml:space="preserve"> PO </w:t>
        </w:r>
      </w:ins>
      <w:ins w:id="1745" w:author="Armando Rocca" w:date="2022-01-31T09:21:00Z">
        <w:r w:rsidRPr="00D60902">
          <w:rPr>
            <w:lang w:val="en-GB"/>
          </w:rPr>
          <w:t>must</w:t>
        </w:r>
      </w:ins>
      <w:ins w:id="1746" w:author="Armando Rocca" w:date="2022-01-31T09:19:00Z">
        <w:r w:rsidRPr="00D60902">
          <w:rPr>
            <w:lang w:val="en-GB"/>
          </w:rPr>
          <w:t xml:space="preserve"> send </w:t>
        </w:r>
      </w:ins>
      <w:ins w:id="1747" w:author="Armando Rocca" w:date="2022-01-31T09:21:00Z">
        <w:r w:rsidRPr="00D60902">
          <w:rPr>
            <w:lang w:val="en-GB"/>
          </w:rPr>
          <w:t xml:space="preserve">to SAP only </w:t>
        </w:r>
      </w:ins>
      <w:ins w:id="1748" w:author="Armando Rocca" w:date="2022-01-31T09:19:00Z">
        <w:r w:rsidRPr="00D60902">
          <w:rPr>
            <w:lang w:val="en-GB"/>
          </w:rPr>
          <w:t xml:space="preserve">the </w:t>
        </w:r>
        <w:r w:rsidRPr="007A54F3">
          <w:rPr>
            <w:color w:val="FF0000"/>
            <w:lang w:val="en-GB"/>
          </w:rPr>
          <w:t>new association</w:t>
        </w:r>
      </w:ins>
      <w:ins w:id="1749" w:author="Armando Rocca" w:date="2022-01-31T09:20:00Z">
        <w:r w:rsidRPr="007A54F3">
          <w:rPr>
            <w:color w:val="FF0000"/>
            <w:lang w:val="en-GB"/>
          </w:rPr>
          <w:t>s</w:t>
        </w:r>
      </w:ins>
      <w:ins w:id="1750" w:author="Armando Rocca" w:date="2022-01-31T09:19:00Z">
        <w:r w:rsidRPr="007A54F3">
          <w:rPr>
            <w:color w:val="FF0000"/>
            <w:lang w:val="en-GB"/>
          </w:rPr>
          <w:t xml:space="preserve"> </w:t>
        </w:r>
        <w:r w:rsidRPr="00D60902">
          <w:rPr>
            <w:lang w:val="en-GB"/>
          </w:rPr>
          <w:t>done</w:t>
        </w:r>
      </w:ins>
      <w:ins w:id="1751" w:author="Armando Rocca" w:date="2022-01-31T09:21:00Z">
        <w:r w:rsidRPr="00D60902">
          <w:rPr>
            <w:lang w:val="en-GB"/>
          </w:rPr>
          <w:t xml:space="preserve"> in the workspace</w:t>
        </w:r>
      </w:ins>
      <w:ins w:id="1752" w:author="Armando Rocca" w:date="2022-01-31T09:19:00Z">
        <w:r w:rsidRPr="00D60902">
          <w:rPr>
            <w:lang w:val="en-GB"/>
          </w:rPr>
          <w:t>.</w:t>
        </w:r>
      </w:ins>
    </w:p>
    <w:p w14:paraId="6686E0CD" w14:textId="4C99AF71" w:rsidR="0011066E" w:rsidRPr="00D60902" w:rsidRDefault="0011066E" w:rsidP="004737BB">
      <w:pPr>
        <w:rPr>
          <w:ins w:id="1753" w:author="Armando Rocca" w:date="2022-01-31T09:19:00Z"/>
          <w:bCs/>
          <w:caps/>
          <w:lang w:val="en-GB"/>
        </w:rPr>
      </w:pPr>
      <w:ins w:id="1754" w:author="Armando Rocca" w:date="2022-01-31T09:19:00Z">
        <w:r w:rsidRPr="00D60902">
          <w:rPr>
            <w:lang w:val="en-GB"/>
          </w:rPr>
          <w:t xml:space="preserve">Is mandatory to </w:t>
        </w:r>
        <w:r w:rsidRPr="00C45201">
          <w:rPr>
            <w:color w:val="FF0000"/>
            <w:lang w:val="en-GB"/>
          </w:rPr>
          <w:t xml:space="preserve">track </w:t>
        </w:r>
        <w:r w:rsidRPr="00D60902">
          <w:rPr>
            <w:lang w:val="en-GB"/>
          </w:rPr>
          <w:t xml:space="preserve">the association date </w:t>
        </w:r>
      </w:ins>
      <w:ins w:id="1755" w:author="Armando Rocca" w:date="2022-02-01T15:19:00Z">
        <w:r w:rsidR="00C13C8E">
          <w:rPr>
            <w:lang w:val="en-GB"/>
          </w:rPr>
          <w:t>and sent always all the associations done in PO</w:t>
        </w:r>
      </w:ins>
      <w:ins w:id="1756" w:author="Armando Rocca" w:date="2022-01-31T09:19:00Z">
        <w:r w:rsidRPr="00D60902">
          <w:rPr>
            <w:lang w:val="en-GB"/>
          </w:rPr>
          <w:t>.</w:t>
        </w:r>
      </w:ins>
    </w:p>
    <w:p w14:paraId="7BE82004" w14:textId="77777777" w:rsidR="0011066E" w:rsidRPr="00D60902" w:rsidRDefault="0011066E">
      <w:pPr>
        <w:rPr>
          <w:ins w:id="1757" w:author="Armando Rocca" w:date="2022-01-31T09:22:00Z"/>
          <w:rFonts w:cstheme="minorHAnsi"/>
          <w:bCs/>
          <w:caps/>
          <w:color w:val="4F81BD"/>
          <w:sz w:val="28"/>
          <w:szCs w:val="28"/>
          <w:lang w:val="en-GB"/>
        </w:rPr>
      </w:pPr>
      <w:ins w:id="1758" w:author="Armando Rocca" w:date="2022-01-31T09:22:00Z">
        <w:r w:rsidRPr="00D60902">
          <w:rPr>
            <w:lang w:val="en-GB"/>
          </w:rPr>
          <w:br w:type="page"/>
        </w:r>
      </w:ins>
    </w:p>
    <w:p w14:paraId="2ADDC02A" w14:textId="4926BDBF" w:rsidR="007C160C" w:rsidRPr="00D60902" w:rsidRDefault="007C160C" w:rsidP="0011066E">
      <w:pPr>
        <w:pStyle w:val="Heading3"/>
        <w:rPr>
          <w:ins w:id="1759" w:author="Armando Rocca" w:date="2022-01-31T09:55:00Z"/>
          <w:lang w:val="en-GB"/>
          <w:rPrChange w:id="1760" w:author="Armando Rocca" w:date="2022-01-31T13:32:00Z">
            <w:rPr>
              <w:ins w:id="1761" w:author="Armando Rocca" w:date="2022-01-31T09:55:00Z"/>
            </w:rPr>
          </w:rPrChange>
        </w:rPr>
      </w:pPr>
      <w:bookmarkStart w:id="1762" w:name="_Toc94777288"/>
      <w:ins w:id="1763" w:author="Armando Rocca" w:date="2022-01-27T15:57:00Z">
        <w:r w:rsidRPr="00D60902">
          <w:rPr>
            <w:lang w:val="en-GB"/>
            <w:rPrChange w:id="1764" w:author="Armando Rocca" w:date="2022-01-31T13:32:00Z">
              <w:rPr/>
            </w:rPrChange>
          </w:rPr>
          <w:lastRenderedPageBreak/>
          <w:t>WBS – Internal Order Widget</w:t>
        </w:r>
      </w:ins>
      <w:bookmarkEnd w:id="1762"/>
    </w:p>
    <w:p w14:paraId="6E4A3076" w14:textId="7B1041C5" w:rsidR="00E9779D" w:rsidRPr="00D60902" w:rsidRDefault="009C5057" w:rsidP="00676977">
      <w:pPr>
        <w:jc w:val="both"/>
        <w:rPr>
          <w:ins w:id="1765" w:author="Armando Rocca" w:date="2022-01-31T13:31:00Z"/>
          <w:lang w:val="en-GB"/>
          <w:rPrChange w:id="1766" w:author="Armando Rocca" w:date="2022-01-31T13:32:00Z">
            <w:rPr>
              <w:ins w:id="1767" w:author="Armando Rocca" w:date="2022-01-31T13:31:00Z"/>
              <w:lang w:val="pt-BR"/>
            </w:rPr>
          </w:rPrChange>
        </w:rPr>
      </w:pPr>
      <w:ins w:id="1768" w:author="Armando Rocca" w:date="2022-01-31T13:30:00Z">
        <w:r w:rsidRPr="00D60902">
          <w:rPr>
            <w:lang w:val="en-GB"/>
            <w:rPrChange w:id="1769" w:author="Armando Rocca" w:date="2022-01-31T13:32:00Z">
              <w:rPr>
                <w:lang w:val="pt-BR"/>
              </w:rPr>
            </w:rPrChange>
          </w:rPr>
          <w:t xml:space="preserve">A new widget </w:t>
        </w:r>
      </w:ins>
      <w:ins w:id="1770" w:author="Armando Rocca" w:date="2022-01-31T13:31:00Z">
        <w:r w:rsidRPr="00D60902">
          <w:rPr>
            <w:lang w:val="en-GB"/>
            <w:rPrChange w:id="1771" w:author="Armando Rocca" w:date="2022-01-31T13:32:00Z">
              <w:rPr>
                <w:lang w:val="pt-BR"/>
              </w:rPr>
            </w:rPrChange>
          </w:rPr>
          <w:t xml:space="preserve">in the Project workspace </w:t>
        </w:r>
      </w:ins>
      <w:ins w:id="1772" w:author="Armando Rocca" w:date="2022-01-31T13:30:00Z">
        <w:r w:rsidRPr="00D60902">
          <w:rPr>
            <w:lang w:val="en-GB"/>
            <w:rPrChange w:id="1773" w:author="Armando Rocca" w:date="2022-01-31T13:32:00Z">
              <w:rPr>
                <w:lang w:val="pt-BR"/>
              </w:rPr>
            </w:rPrChange>
          </w:rPr>
          <w:t xml:space="preserve">will be created to associate the WBS and the </w:t>
        </w:r>
      </w:ins>
      <w:ins w:id="1774" w:author="Armando Rocca" w:date="2022-01-31T13:31:00Z">
        <w:r w:rsidRPr="00D60902">
          <w:rPr>
            <w:lang w:val="en-GB"/>
            <w:rPrChange w:id="1775" w:author="Armando Rocca" w:date="2022-01-31T13:32:00Z">
              <w:rPr>
                <w:lang w:val="pt-BR"/>
              </w:rPr>
            </w:rPrChange>
          </w:rPr>
          <w:t>I</w:t>
        </w:r>
      </w:ins>
      <w:ins w:id="1776" w:author="Armando Rocca" w:date="2022-01-31T13:30:00Z">
        <w:r w:rsidRPr="00D60902">
          <w:rPr>
            <w:lang w:val="en-GB"/>
            <w:rPrChange w:id="1777" w:author="Armando Rocca" w:date="2022-01-31T13:32:00Z">
              <w:rPr>
                <w:lang w:val="pt-BR"/>
              </w:rPr>
            </w:rPrChange>
          </w:rPr>
          <w:t xml:space="preserve">nternal </w:t>
        </w:r>
      </w:ins>
      <w:ins w:id="1778" w:author="Armando Rocca" w:date="2022-01-31T13:31:00Z">
        <w:r w:rsidRPr="00D60902">
          <w:rPr>
            <w:lang w:val="en-GB"/>
            <w:rPrChange w:id="1779" w:author="Armando Rocca" w:date="2022-01-31T13:32:00Z">
              <w:rPr>
                <w:lang w:val="pt-BR"/>
              </w:rPr>
            </w:rPrChange>
          </w:rPr>
          <w:t>O</w:t>
        </w:r>
      </w:ins>
      <w:ins w:id="1780" w:author="Armando Rocca" w:date="2022-01-31T13:30:00Z">
        <w:r w:rsidRPr="00D60902">
          <w:rPr>
            <w:lang w:val="en-GB"/>
            <w:rPrChange w:id="1781" w:author="Armando Rocca" w:date="2022-01-31T13:32:00Z">
              <w:rPr>
                <w:lang w:val="pt-BR"/>
              </w:rPr>
            </w:rPrChange>
          </w:rPr>
          <w:t>rder</w:t>
        </w:r>
      </w:ins>
      <w:ins w:id="1782" w:author="Armando Rocca" w:date="2022-01-31T13:31:00Z">
        <w:r w:rsidRPr="00D60902">
          <w:rPr>
            <w:lang w:val="en-GB"/>
            <w:rPrChange w:id="1783" w:author="Armando Rocca" w:date="2022-01-31T13:32:00Z">
              <w:rPr>
                <w:lang w:val="pt-BR"/>
              </w:rPr>
            </w:rPrChange>
          </w:rPr>
          <w:t>.</w:t>
        </w:r>
      </w:ins>
    </w:p>
    <w:p w14:paraId="39B81176" w14:textId="6AAC6433" w:rsidR="009C5057" w:rsidRPr="00D60902" w:rsidRDefault="009C5057" w:rsidP="00676977">
      <w:pPr>
        <w:jc w:val="both"/>
        <w:rPr>
          <w:ins w:id="1784" w:author="Armando Rocca" w:date="2022-01-31T09:55:00Z"/>
          <w:lang w:val="en-GB"/>
          <w:rPrChange w:id="1785" w:author="Armando Rocca" w:date="2022-01-31T13:32:00Z">
            <w:rPr>
              <w:ins w:id="1786" w:author="Armando Rocca" w:date="2022-01-31T09:55:00Z"/>
              <w:lang w:val="pt-BR"/>
            </w:rPr>
          </w:rPrChange>
        </w:rPr>
      </w:pPr>
      <w:ins w:id="1787" w:author="Armando Rocca" w:date="2022-01-31T13:31:00Z">
        <w:r w:rsidRPr="00D60902">
          <w:rPr>
            <w:lang w:val="en-GB"/>
            <w:rPrChange w:id="1788" w:author="Armando Rocca" w:date="2022-01-31T13:32:00Z">
              <w:rPr>
                <w:lang w:val="pt-BR"/>
              </w:rPr>
            </w:rPrChange>
          </w:rPr>
          <w:t xml:space="preserve">The </w:t>
        </w:r>
      </w:ins>
      <w:ins w:id="1789" w:author="Armando Rocca" w:date="2022-01-31T13:33:00Z">
        <w:r w:rsidR="00D60902" w:rsidRPr="00D60902">
          <w:rPr>
            <w:lang w:val="en-GB"/>
          </w:rPr>
          <w:t>widget</w:t>
        </w:r>
      </w:ins>
      <w:ins w:id="1790" w:author="Armando Rocca" w:date="2022-01-31T13:31:00Z">
        <w:r w:rsidRPr="00D60902">
          <w:rPr>
            <w:lang w:val="en-GB"/>
            <w:rPrChange w:id="1791" w:author="Armando Rocca" w:date="2022-01-31T13:32:00Z">
              <w:rPr>
                <w:lang w:val="pt-BR"/>
              </w:rPr>
            </w:rPrChange>
          </w:rPr>
          <w:t xml:space="preserve"> will be </w:t>
        </w:r>
      </w:ins>
      <w:ins w:id="1792" w:author="Armando Rocca" w:date="2022-01-31T13:33:00Z">
        <w:r w:rsidR="00D60902" w:rsidRPr="00D60902">
          <w:rPr>
            <w:lang w:val="en-GB"/>
          </w:rPr>
          <w:t>presented</w:t>
        </w:r>
      </w:ins>
      <w:ins w:id="1793" w:author="Armando Rocca" w:date="2022-01-31T13:31:00Z">
        <w:r w:rsidRPr="00D60902">
          <w:rPr>
            <w:lang w:val="en-GB"/>
            <w:rPrChange w:id="1794" w:author="Armando Rocca" w:date="2022-01-31T13:32:00Z">
              <w:rPr>
                <w:lang w:val="pt-BR"/>
              </w:rPr>
            </w:rPrChange>
          </w:rPr>
          <w:t xml:space="preserve"> empty because the number of WBS and Internal Orders is very hi</w:t>
        </w:r>
      </w:ins>
      <w:ins w:id="1795" w:author="Armando Rocca" w:date="2022-01-31T13:32:00Z">
        <w:r w:rsidRPr="00D60902">
          <w:rPr>
            <w:lang w:val="en-GB"/>
            <w:rPrChange w:id="1796" w:author="Armando Rocca" w:date="2022-01-31T13:32:00Z">
              <w:rPr>
                <w:lang w:val="pt-BR"/>
              </w:rPr>
            </w:rPrChange>
          </w:rPr>
          <w:t xml:space="preserve">gh (more than 300.000). </w:t>
        </w:r>
      </w:ins>
      <w:ins w:id="1797" w:author="Armando Rocca" w:date="2022-01-31T13:33:00Z">
        <w:r w:rsidR="00D60902">
          <w:rPr>
            <w:lang w:val="en-GB"/>
          </w:rPr>
          <w:t xml:space="preserve"> A search field will be </w:t>
        </w:r>
      </w:ins>
      <w:ins w:id="1798" w:author="Armando Rocca" w:date="2022-01-31T13:37:00Z">
        <w:r w:rsidR="00D60902">
          <w:rPr>
            <w:lang w:val="en-GB"/>
          </w:rPr>
          <w:t>inserted</w:t>
        </w:r>
      </w:ins>
      <w:ins w:id="1799" w:author="Armando Rocca" w:date="2022-01-31T13:34:00Z">
        <w:r w:rsidR="00D60902">
          <w:rPr>
            <w:lang w:val="en-GB"/>
          </w:rPr>
          <w:t xml:space="preserve"> in the widget to allow the searching by code and by description</w:t>
        </w:r>
      </w:ins>
      <w:ins w:id="1800" w:author="Armando Rocca" w:date="2022-01-31T13:37:00Z">
        <w:r w:rsidR="00D60902">
          <w:rPr>
            <w:lang w:val="en-GB"/>
          </w:rPr>
          <w:t xml:space="preserve">. The </w:t>
        </w:r>
        <w:r w:rsidR="00640162">
          <w:rPr>
            <w:lang w:val="en-GB"/>
          </w:rPr>
          <w:t>WBS list or Int</w:t>
        </w:r>
      </w:ins>
      <w:ins w:id="1801" w:author="Armando Rocca" w:date="2022-01-31T13:38:00Z">
        <w:r w:rsidR="00640162">
          <w:rPr>
            <w:lang w:val="en-GB"/>
          </w:rPr>
          <w:t xml:space="preserve">ernal Order list will become in the </w:t>
        </w:r>
      </w:ins>
      <w:ins w:id="1802" w:author="Armando Rocca" w:date="2022-01-31T13:39:00Z">
        <w:r w:rsidR="00640162">
          <w:rPr>
            <w:lang w:val="en-GB"/>
          </w:rPr>
          <w:t>left</w:t>
        </w:r>
      </w:ins>
      <w:ins w:id="1803" w:author="Armando Rocca" w:date="2022-01-31T13:38:00Z">
        <w:r w:rsidR="00640162">
          <w:rPr>
            <w:lang w:val="en-GB"/>
          </w:rPr>
          <w:t xml:space="preserve"> panel </w:t>
        </w:r>
      </w:ins>
      <w:ins w:id="1804" w:author="Armando Rocca" w:date="2022-02-01T15:20:00Z">
        <w:r w:rsidR="00C13C8E">
          <w:rPr>
            <w:lang w:val="en-GB"/>
          </w:rPr>
          <w:t xml:space="preserve">after that </w:t>
        </w:r>
      </w:ins>
      <w:ins w:id="1805" w:author="Armando Rocca" w:date="2022-01-31T13:38:00Z">
        <w:r w:rsidR="00640162">
          <w:rPr>
            <w:lang w:val="en-GB"/>
          </w:rPr>
          <w:t>the user has insert some search criteria. T</w:t>
        </w:r>
      </w:ins>
      <w:ins w:id="1806" w:author="Armando Rocca" w:date="2022-01-31T13:34:00Z">
        <w:r w:rsidR="00D60902">
          <w:rPr>
            <w:lang w:val="en-GB"/>
          </w:rPr>
          <w:t>h</w:t>
        </w:r>
      </w:ins>
      <w:ins w:id="1807" w:author="Armando Rocca" w:date="2022-01-31T13:37:00Z">
        <w:r w:rsidR="00D60902">
          <w:rPr>
            <w:lang w:val="en-GB"/>
          </w:rPr>
          <w:t>e</w:t>
        </w:r>
      </w:ins>
      <w:ins w:id="1808" w:author="Armando Rocca" w:date="2022-01-31T13:34:00Z">
        <w:r w:rsidR="00D60902">
          <w:rPr>
            <w:lang w:val="en-GB"/>
          </w:rPr>
          <w:t>n</w:t>
        </w:r>
      </w:ins>
      <w:ins w:id="1809" w:author="Armando Rocca" w:date="2022-01-31T13:35:00Z">
        <w:r w:rsidR="00D60902">
          <w:rPr>
            <w:lang w:val="en-GB"/>
          </w:rPr>
          <w:t xml:space="preserve"> the user can select </w:t>
        </w:r>
      </w:ins>
      <w:ins w:id="1810" w:author="Armando Rocca" w:date="2022-01-31T13:38:00Z">
        <w:r w:rsidR="00640162">
          <w:rPr>
            <w:lang w:val="en-GB"/>
          </w:rPr>
          <w:t xml:space="preserve">one or </w:t>
        </w:r>
      </w:ins>
      <w:ins w:id="1811" w:author="Armando Rocca" w:date="2022-01-31T13:35:00Z">
        <w:r w:rsidR="00D60902">
          <w:rPr>
            <w:lang w:val="en-GB"/>
          </w:rPr>
          <w:t xml:space="preserve">multiple elements and move those elements in right panel to save the </w:t>
        </w:r>
      </w:ins>
      <w:ins w:id="1812" w:author="Armando Rocca" w:date="2022-01-31T13:36:00Z">
        <w:r w:rsidR="00D60902">
          <w:rPr>
            <w:lang w:val="en-GB"/>
          </w:rPr>
          <w:t>association.</w:t>
        </w:r>
      </w:ins>
    </w:p>
    <w:p w14:paraId="32D774FF" w14:textId="77777777" w:rsidR="00E9779D" w:rsidRPr="00D60902" w:rsidRDefault="00E9779D">
      <w:pPr>
        <w:rPr>
          <w:ins w:id="1813" w:author="Armando Rocca" w:date="2022-01-27T15:57:00Z"/>
          <w:lang w:val="en-GB"/>
          <w:rPrChange w:id="1814" w:author="Armando Rocca" w:date="2022-01-31T13:32:00Z">
            <w:rPr>
              <w:ins w:id="1815" w:author="Armando Rocca" w:date="2022-01-27T15:57:00Z"/>
            </w:rPr>
          </w:rPrChange>
        </w:rPr>
        <w:pPrChange w:id="1816" w:author="Armando Rocca" w:date="2022-01-31T09:55:00Z">
          <w:pPr>
            <w:pStyle w:val="Heading3"/>
          </w:pPr>
        </w:pPrChange>
      </w:pPr>
    </w:p>
    <w:p w14:paraId="5AA41E33" w14:textId="681E080C" w:rsidR="007C160C" w:rsidRPr="00D60902" w:rsidRDefault="00E9779D">
      <w:pPr>
        <w:pStyle w:val="Heading3"/>
        <w:rPr>
          <w:ins w:id="1817" w:author="Armando Rocca" w:date="2022-01-27T15:04:00Z"/>
          <w:lang w:val="en-GB"/>
          <w:rPrChange w:id="1818" w:author="Armando Rocca" w:date="2022-01-31T13:32:00Z">
            <w:rPr>
              <w:ins w:id="1819" w:author="Armando Rocca" w:date="2022-01-27T15:04:00Z"/>
            </w:rPr>
          </w:rPrChange>
        </w:rPr>
        <w:pPrChange w:id="1820" w:author="Armando Rocca" w:date="2022-01-31T09:55:00Z">
          <w:pPr/>
        </w:pPrChange>
      </w:pPr>
      <w:bookmarkStart w:id="1821" w:name="_Toc94777289"/>
      <w:ins w:id="1822" w:author="Armando Rocca" w:date="2022-01-31T09:55:00Z">
        <w:r w:rsidRPr="00D60902">
          <w:rPr>
            <w:lang w:val="en-GB"/>
          </w:rPr>
          <w:t>How to send the data to SAP</w:t>
        </w:r>
      </w:ins>
      <w:bookmarkEnd w:id="1821"/>
    </w:p>
    <w:p w14:paraId="4322E378" w14:textId="6DF0F6B5" w:rsidR="009B28F8" w:rsidRPr="00D60902" w:rsidRDefault="008A486B" w:rsidP="00A83C6C">
      <w:pPr>
        <w:rPr>
          <w:ins w:id="1823" w:author="Armando Rocca" w:date="2022-01-27T15:02:00Z"/>
          <w:lang w:val="en-GB"/>
          <w:rPrChange w:id="1824" w:author="Armando Rocca" w:date="2022-01-31T13:32:00Z">
            <w:rPr>
              <w:ins w:id="1825" w:author="Armando Rocca" w:date="2022-01-27T15:02:00Z"/>
              <w:lang w:val="pt-BR"/>
            </w:rPr>
          </w:rPrChange>
        </w:rPr>
      </w:pPr>
      <w:ins w:id="1826" w:author="Armando Rocca" w:date="2022-01-27T15:04:00Z">
        <w:r w:rsidRPr="00D60902">
          <w:rPr>
            <w:lang w:val="en-GB"/>
            <w:rPrChange w:id="1827" w:author="Armando Rocca" w:date="2022-01-31T13:32:00Z">
              <w:rPr>
                <w:lang w:val="pt-BR"/>
              </w:rPr>
            </w:rPrChange>
          </w:rPr>
          <w:t xml:space="preserve">In this case SAP will expose a method </w:t>
        </w:r>
      </w:ins>
      <w:ins w:id="1828" w:author="Armando Rocca" w:date="2022-01-27T15:17:00Z">
        <w:r w:rsidR="009B28F8" w:rsidRPr="00D60902">
          <w:rPr>
            <w:lang w:val="en-GB"/>
            <w:rPrChange w:id="1829" w:author="Armando Rocca" w:date="2022-01-31T13:32:00Z">
              <w:rPr>
                <w:lang w:val="pt-BR"/>
              </w:rPr>
            </w:rPrChange>
          </w:rPr>
          <w:t>with the follow fields</w:t>
        </w:r>
      </w:ins>
    </w:p>
    <w:tbl>
      <w:tblPr>
        <w:tblStyle w:val="TableGrid"/>
        <w:tblW w:w="0" w:type="auto"/>
        <w:tblLook w:val="04A0" w:firstRow="1" w:lastRow="0" w:firstColumn="1" w:lastColumn="0" w:noHBand="0" w:noVBand="1"/>
      </w:tblPr>
      <w:tblGrid>
        <w:gridCol w:w="3116"/>
        <w:gridCol w:w="3117"/>
        <w:gridCol w:w="3117"/>
      </w:tblGrid>
      <w:tr w:rsidR="009B28F8" w:rsidRPr="00D60902" w14:paraId="0849644B" w14:textId="77777777" w:rsidTr="009B28F8">
        <w:trPr>
          <w:ins w:id="1830" w:author="Armando Rocca" w:date="2022-01-27T15:18:00Z"/>
        </w:trPr>
        <w:tc>
          <w:tcPr>
            <w:tcW w:w="3116" w:type="dxa"/>
          </w:tcPr>
          <w:p w14:paraId="2618FCA5" w14:textId="3E92A992" w:rsidR="009B28F8" w:rsidRPr="00D60902" w:rsidRDefault="009B28F8" w:rsidP="00A83C6C">
            <w:pPr>
              <w:rPr>
                <w:ins w:id="1831" w:author="Armando Rocca" w:date="2022-01-27T15:18:00Z"/>
                <w:lang w:val="en-GB"/>
                <w:rPrChange w:id="1832" w:author="Armando Rocca" w:date="2022-01-31T13:32:00Z">
                  <w:rPr>
                    <w:ins w:id="1833" w:author="Armando Rocca" w:date="2022-01-27T15:18:00Z"/>
                    <w:lang w:val="pt-BR"/>
                  </w:rPr>
                </w:rPrChange>
              </w:rPr>
            </w:pPr>
            <w:ins w:id="1834" w:author="Armando Rocca" w:date="2022-01-27T15:18:00Z">
              <w:r w:rsidRPr="00D60902">
                <w:rPr>
                  <w:lang w:val="en-GB"/>
                  <w:rPrChange w:id="1835" w:author="Armando Rocca" w:date="2022-01-31T13:32:00Z">
                    <w:rPr>
                      <w:lang w:val="pt-BR"/>
                    </w:rPr>
                  </w:rPrChange>
                </w:rPr>
                <w:t>Field Name</w:t>
              </w:r>
            </w:ins>
          </w:p>
        </w:tc>
        <w:tc>
          <w:tcPr>
            <w:tcW w:w="3117" w:type="dxa"/>
          </w:tcPr>
          <w:p w14:paraId="27A113DE" w14:textId="7BCB2538" w:rsidR="009B28F8" w:rsidRPr="00D60902" w:rsidRDefault="009B28F8" w:rsidP="00A83C6C">
            <w:pPr>
              <w:rPr>
                <w:ins w:id="1836" w:author="Armando Rocca" w:date="2022-01-27T15:18:00Z"/>
                <w:lang w:val="en-GB"/>
                <w:rPrChange w:id="1837" w:author="Armando Rocca" w:date="2022-01-31T13:32:00Z">
                  <w:rPr>
                    <w:ins w:id="1838" w:author="Armando Rocca" w:date="2022-01-27T15:18:00Z"/>
                    <w:lang w:val="pt-BR"/>
                  </w:rPr>
                </w:rPrChange>
              </w:rPr>
            </w:pPr>
            <w:ins w:id="1839" w:author="Armando Rocca" w:date="2022-01-27T15:18:00Z">
              <w:r w:rsidRPr="00D60902">
                <w:rPr>
                  <w:lang w:val="en-GB"/>
                  <w:rPrChange w:id="1840" w:author="Armando Rocca" w:date="2022-01-31T13:32:00Z">
                    <w:rPr>
                      <w:lang w:val="pt-BR"/>
                    </w:rPr>
                  </w:rPrChange>
                </w:rPr>
                <w:t>Field desc</w:t>
              </w:r>
            </w:ins>
            <w:ins w:id="1841" w:author="Armando Rocca" w:date="2022-01-27T15:19:00Z">
              <w:r w:rsidRPr="00D60902">
                <w:rPr>
                  <w:lang w:val="en-GB"/>
                  <w:rPrChange w:id="1842" w:author="Armando Rocca" w:date="2022-01-31T13:32:00Z">
                    <w:rPr>
                      <w:lang w:val="pt-BR"/>
                    </w:rPr>
                  </w:rPrChange>
                </w:rPr>
                <w:t>ription</w:t>
              </w:r>
            </w:ins>
          </w:p>
        </w:tc>
        <w:tc>
          <w:tcPr>
            <w:tcW w:w="3117" w:type="dxa"/>
          </w:tcPr>
          <w:p w14:paraId="698401E4" w14:textId="52020C47" w:rsidR="009B28F8" w:rsidRPr="00D60902" w:rsidRDefault="009B28F8" w:rsidP="00A83C6C">
            <w:pPr>
              <w:rPr>
                <w:ins w:id="1843" w:author="Armando Rocca" w:date="2022-01-27T15:18:00Z"/>
                <w:lang w:val="en-GB"/>
                <w:rPrChange w:id="1844" w:author="Armando Rocca" w:date="2022-01-31T13:32:00Z">
                  <w:rPr>
                    <w:ins w:id="1845" w:author="Armando Rocca" w:date="2022-01-27T15:18:00Z"/>
                    <w:lang w:val="pt-BR"/>
                  </w:rPr>
                </w:rPrChange>
              </w:rPr>
            </w:pPr>
            <w:ins w:id="1846" w:author="Armando Rocca" w:date="2022-01-27T15:19:00Z">
              <w:r w:rsidRPr="00D60902">
                <w:rPr>
                  <w:lang w:val="en-GB"/>
                  <w:rPrChange w:id="1847" w:author="Armando Rocca" w:date="2022-01-31T13:32:00Z">
                    <w:rPr>
                      <w:lang w:val="pt-BR"/>
                    </w:rPr>
                  </w:rPrChange>
                </w:rPr>
                <w:t>Note</w:t>
              </w:r>
            </w:ins>
          </w:p>
        </w:tc>
      </w:tr>
      <w:tr w:rsidR="009B28F8" w:rsidRPr="00D60902" w14:paraId="65666138" w14:textId="77777777" w:rsidTr="009B28F8">
        <w:trPr>
          <w:ins w:id="1848" w:author="Armando Rocca" w:date="2022-01-27T15:18:00Z"/>
        </w:trPr>
        <w:tc>
          <w:tcPr>
            <w:tcW w:w="3116" w:type="dxa"/>
          </w:tcPr>
          <w:p w14:paraId="02994A45" w14:textId="15A480A1" w:rsidR="009B28F8" w:rsidRPr="00D60902" w:rsidRDefault="009B28F8" w:rsidP="00A83C6C">
            <w:pPr>
              <w:rPr>
                <w:ins w:id="1849" w:author="Armando Rocca" w:date="2022-01-27T15:18:00Z"/>
                <w:lang w:val="en-GB"/>
                <w:rPrChange w:id="1850" w:author="Armando Rocca" w:date="2022-01-31T13:32:00Z">
                  <w:rPr>
                    <w:ins w:id="1851" w:author="Armando Rocca" w:date="2022-01-27T15:18:00Z"/>
                    <w:lang w:val="pt-BR"/>
                  </w:rPr>
                </w:rPrChange>
              </w:rPr>
            </w:pPr>
            <w:ins w:id="1852" w:author="Armando Rocca" w:date="2022-01-27T15:19:00Z">
              <w:r w:rsidRPr="00D60902">
                <w:rPr>
                  <w:lang w:val="en-GB"/>
                  <w:rPrChange w:id="1853" w:author="Armando Rocca" w:date="2022-01-31T13:32:00Z">
                    <w:rPr>
                      <w:lang w:val="pt-BR"/>
                    </w:rPr>
                  </w:rPrChange>
                </w:rPr>
                <w:t>MANDT</w:t>
              </w:r>
            </w:ins>
          </w:p>
        </w:tc>
        <w:tc>
          <w:tcPr>
            <w:tcW w:w="3117" w:type="dxa"/>
          </w:tcPr>
          <w:p w14:paraId="4DC2F54F" w14:textId="0EFBBA87" w:rsidR="009B28F8" w:rsidRPr="00D60902" w:rsidRDefault="009B28F8" w:rsidP="00A83C6C">
            <w:pPr>
              <w:rPr>
                <w:ins w:id="1854" w:author="Armando Rocca" w:date="2022-01-27T15:18:00Z"/>
                <w:lang w:val="en-GB"/>
                <w:rPrChange w:id="1855" w:author="Armando Rocca" w:date="2022-01-31T13:32:00Z">
                  <w:rPr>
                    <w:ins w:id="1856" w:author="Armando Rocca" w:date="2022-01-27T15:18:00Z"/>
                    <w:lang w:val="pt-BR"/>
                  </w:rPr>
                </w:rPrChange>
              </w:rPr>
            </w:pPr>
            <w:ins w:id="1857" w:author="Armando Rocca" w:date="2022-01-27T15:19:00Z">
              <w:r w:rsidRPr="00D60902">
                <w:rPr>
                  <w:lang w:val="en-GB"/>
                  <w:rPrChange w:id="1858" w:author="Armando Rocca" w:date="2022-01-31T13:32:00Z">
                    <w:rPr>
                      <w:lang w:val="pt-BR"/>
                    </w:rPr>
                  </w:rPrChange>
                </w:rPr>
                <w:t>Client</w:t>
              </w:r>
            </w:ins>
          </w:p>
        </w:tc>
        <w:tc>
          <w:tcPr>
            <w:tcW w:w="3117" w:type="dxa"/>
          </w:tcPr>
          <w:p w14:paraId="4B49B30A" w14:textId="77777777" w:rsidR="009B28F8" w:rsidRPr="00D60902" w:rsidRDefault="009B28F8" w:rsidP="00A83C6C">
            <w:pPr>
              <w:rPr>
                <w:ins w:id="1859" w:author="Armando Rocca" w:date="2022-01-27T15:18:00Z"/>
                <w:lang w:val="en-GB"/>
                <w:rPrChange w:id="1860" w:author="Armando Rocca" w:date="2022-01-31T13:32:00Z">
                  <w:rPr>
                    <w:ins w:id="1861" w:author="Armando Rocca" w:date="2022-01-27T15:18:00Z"/>
                    <w:lang w:val="pt-BR"/>
                  </w:rPr>
                </w:rPrChange>
              </w:rPr>
            </w:pPr>
          </w:p>
        </w:tc>
      </w:tr>
      <w:tr w:rsidR="009B28F8" w:rsidRPr="00D60902" w14:paraId="7FA22A2B" w14:textId="77777777" w:rsidTr="009B28F8">
        <w:trPr>
          <w:ins w:id="1862" w:author="Armando Rocca" w:date="2022-01-27T15:18:00Z"/>
        </w:trPr>
        <w:tc>
          <w:tcPr>
            <w:tcW w:w="3116" w:type="dxa"/>
          </w:tcPr>
          <w:p w14:paraId="23AC9256" w14:textId="50D7AF19" w:rsidR="009B28F8" w:rsidRPr="00D60902" w:rsidRDefault="009B28F8" w:rsidP="00A83C6C">
            <w:pPr>
              <w:rPr>
                <w:ins w:id="1863" w:author="Armando Rocca" w:date="2022-01-27T15:18:00Z"/>
                <w:lang w:val="en-GB"/>
                <w:rPrChange w:id="1864" w:author="Armando Rocca" w:date="2022-01-31T13:32:00Z">
                  <w:rPr>
                    <w:ins w:id="1865" w:author="Armando Rocca" w:date="2022-01-27T15:18:00Z"/>
                    <w:lang w:val="pt-BR"/>
                  </w:rPr>
                </w:rPrChange>
              </w:rPr>
            </w:pPr>
            <w:ins w:id="1866" w:author="Armando Rocca" w:date="2022-01-27T15:19:00Z">
              <w:r w:rsidRPr="00D60902">
                <w:rPr>
                  <w:lang w:val="en-GB"/>
                  <w:rPrChange w:id="1867" w:author="Armando Rocca" w:date="2022-01-31T13:32:00Z">
                    <w:rPr>
                      <w:lang w:val="pt-BR"/>
                    </w:rPr>
                  </w:rPrChange>
                </w:rPr>
                <w:t>ZRE_PROG</w:t>
              </w:r>
            </w:ins>
          </w:p>
        </w:tc>
        <w:tc>
          <w:tcPr>
            <w:tcW w:w="3117" w:type="dxa"/>
          </w:tcPr>
          <w:p w14:paraId="2E76C3C9" w14:textId="45C6DB95" w:rsidR="009B28F8" w:rsidRPr="00D60902" w:rsidRDefault="009B28F8" w:rsidP="00A83C6C">
            <w:pPr>
              <w:rPr>
                <w:ins w:id="1868" w:author="Armando Rocca" w:date="2022-01-27T15:18:00Z"/>
                <w:lang w:val="en-GB"/>
                <w:rPrChange w:id="1869" w:author="Armando Rocca" w:date="2022-01-31T13:32:00Z">
                  <w:rPr>
                    <w:ins w:id="1870" w:author="Armando Rocca" w:date="2022-01-27T15:18:00Z"/>
                    <w:lang w:val="pt-BR"/>
                  </w:rPr>
                </w:rPrChange>
              </w:rPr>
            </w:pPr>
            <w:proofErr w:type="spellStart"/>
            <w:ins w:id="1871" w:author="Armando Rocca" w:date="2022-01-27T15:19:00Z">
              <w:r w:rsidRPr="00D60902">
                <w:rPr>
                  <w:lang w:val="en-GB"/>
                  <w:rPrChange w:id="1872" w:author="Armando Rocca" w:date="2022-01-31T13:32:00Z">
                    <w:rPr>
                      <w:lang w:val="pt-BR"/>
                    </w:rPr>
                  </w:rPrChange>
                </w:rPr>
                <w:t>Codice</w:t>
              </w:r>
              <w:proofErr w:type="spellEnd"/>
              <w:r w:rsidRPr="00D60902">
                <w:rPr>
                  <w:lang w:val="en-GB"/>
                  <w:rPrChange w:id="1873" w:author="Armando Rocca" w:date="2022-01-31T13:32:00Z">
                    <w:rPr>
                      <w:lang w:val="pt-BR"/>
                    </w:rPr>
                  </w:rPrChange>
                </w:rPr>
                <w:t xml:space="preserve"> Progetto</w:t>
              </w:r>
            </w:ins>
          </w:p>
        </w:tc>
        <w:tc>
          <w:tcPr>
            <w:tcW w:w="3117" w:type="dxa"/>
          </w:tcPr>
          <w:p w14:paraId="1D41C7FE" w14:textId="4ACF2EC4" w:rsidR="009B28F8" w:rsidRPr="00D60902" w:rsidRDefault="0011066E" w:rsidP="00A83C6C">
            <w:pPr>
              <w:rPr>
                <w:ins w:id="1874" w:author="Armando Rocca" w:date="2022-01-27T15:18:00Z"/>
                <w:lang w:val="en-GB"/>
                <w:rPrChange w:id="1875" w:author="Armando Rocca" w:date="2022-01-31T13:32:00Z">
                  <w:rPr>
                    <w:ins w:id="1876" w:author="Armando Rocca" w:date="2022-01-27T15:18:00Z"/>
                    <w:lang w:val="pt-BR"/>
                  </w:rPr>
                </w:rPrChange>
              </w:rPr>
            </w:pPr>
            <w:ins w:id="1877" w:author="Armando Rocca" w:date="2022-01-31T09:22:00Z">
              <w:r w:rsidRPr="00D60902">
                <w:rPr>
                  <w:lang w:val="en-GB"/>
                </w:rPr>
                <w:t>Project Code</w:t>
              </w:r>
            </w:ins>
          </w:p>
        </w:tc>
      </w:tr>
      <w:tr w:rsidR="009B28F8" w:rsidRPr="00D60902" w14:paraId="39858280" w14:textId="77777777" w:rsidTr="009B28F8">
        <w:trPr>
          <w:ins w:id="1878" w:author="Armando Rocca" w:date="2022-01-27T15:18:00Z"/>
        </w:trPr>
        <w:tc>
          <w:tcPr>
            <w:tcW w:w="3116" w:type="dxa"/>
          </w:tcPr>
          <w:p w14:paraId="0B38BE18" w14:textId="415561B2" w:rsidR="009B28F8" w:rsidRPr="00D60902" w:rsidRDefault="009B28F8" w:rsidP="00A83C6C">
            <w:pPr>
              <w:rPr>
                <w:ins w:id="1879" w:author="Armando Rocca" w:date="2022-01-27T15:18:00Z"/>
                <w:lang w:val="en-GB"/>
                <w:rPrChange w:id="1880" w:author="Armando Rocca" w:date="2022-01-31T13:32:00Z">
                  <w:rPr>
                    <w:ins w:id="1881" w:author="Armando Rocca" w:date="2022-01-27T15:18:00Z"/>
                    <w:lang w:val="pt-BR"/>
                  </w:rPr>
                </w:rPrChange>
              </w:rPr>
            </w:pPr>
            <w:ins w:id="1882" w:author="Armando Rocca" w:date="2022-01-27T15:20:00Z">
              <w:r w:rsidRPr="00D60902">
                <w:rPr>
                  <w:lang w:val="en-GB"/>
                  <w:rPrChange w:id="1883" w:author="Armando Rocca" w:date="2022-01-31T13:32:00Z">
                    <w:rPr>
                      <w:lang w:val="pt-BR"/>
                    </w:rPr>
                  </w:rPrChange>
                </w:rPr>
                <w:t>ZRE_WBS</w:t>
              </w:r>
            </w:ins>
          </w:p>
        </w:tc>
        <w:tc>
          <w:tcPr>
            <w:tcW w:w="3117" w:type="dxa"/>
          </w:tcPr>
          <w:p w14:paraId="1AE1459C" w14:textId="1A4FFA06" w:rsidR="009B28F8" w:rsidRPr="00D60902" w:rsidRDefault="009B28F8" w:rsidP="00A83C6C">
            <w:pPr>
              <w:rPr>
                <w:ins w:id="1884" w:author="Armando Rocca" w:date="2022-01-27T15:18:00Z"/>
                <w:lang w:val="en-GB"/>
                <w:rPrChange w:id="1885" w:author="Armando Rocca" w:date="2022-01-31T13:32:00Z">
                  <w:rPr>
                    <w:ins w:id="1886" w:author="Armando Rocca" w:date="2022-01-27T15:18:00Z"/>
                    <w:lang w:val="pt-BR"/>
                  </w:rPr>
                </w:rPrChange>
              </w:rPr>
            </w:pPr>
            <w:proofErr w:type="spellStart"/>
            <w:ins w:id="1887" w:author="Armando Rocca" w:date="2022-01-27T15:20:00Z">
              <w:r w:rsidRPr="00D60902">
                <w:rPr>
                  <w:lang w:val="en-GB"/>
                  <w:rPrChange w:id="1888" w:author="Armando Rocca" w:date="2022-01-31T13:32:00Z">
                    <w:rPr>
                      <w:lang w:val="pt-BR"/>
                    </w:rPr>
                  </w:rPrChange>
                </w:rPr>
                <w:t>Elemento</w:t>
              </w:r>
              <w:proofErr w:type="spellEnd"/>
              <w:r w:rsidRPr="00D60902">
                <w:rPr>
                  <w:lang w:val="en-GB"/>
                  <w:rPrChange w:id="1889" w:author="Armando Rocca" w:date="2022-01-31T13:32:00Z">
                    <w:rPr>
                      <w:lang w:val="pt-BR"/>
                    </w:rPr>
                  </w:rPrChange>
                </w:rPr>
                <w:t xml:space="preserve"> WBS</w:t>
              </w:r>
            </w:ins>
            <w:ins w:id="1890" w:author="Armando Rocca" w:date="2022-01-27T15:22:00Z">
              <w:r w:rsidR="00671FC0" w:rsidRPr="00D60902">
                <w:rPr>
                  <w:lang w:val="en-GB"/>
                  <w:rPrChange w:id="1891" w:author="Armando Rocca" w:date="2022-01-31T13:32:00Z">
                    <w:rPr>
                      <w:lang w:val="pt-BR"/>
                    </w:rPr>
                  </w:rPrChange>
                </w:rPr>
                <w:t xml:space="preserve"> </w:t>
              </w:r>
            </w:ins>
          </w:p>
        </w:tc>
        <w:tc>
          <w:tcPr>
            <w:tcW w:w="3117" w:type="dxa"/>
          </w:tcPr>
          <w:p w14:paraId="4F382F90" w14:textId="61A8C539" w:rsidR="009B28F8" w:rsidRPr="00D60902" w:rsidRDefault="00570435" w:rsidP="00A83C6C">
            <w:pPr>
              <w:rPr>
                <w:ins w:id="1892" w:author="Armando Rocca" w:date="2022-01-27T15:18:00Z"/>
                <w:lang w:val="en-GB"/>
                <w:rPrChange w:id="1893" w:author="Armando Rocca" w:date="2022-01-31T13:32:00Z">
                  <w:rPr>
                    <w:ins w:id="1894" w:author="Armando Rocca" w:date="2022-01-27T15:18:00Z"/>
                    <w:lang w:val="pt-BR"/>
                  </w:rPr>
                </w:rPrChange>
              </w:rPr>
            </w:pPr>
            <w:ins w:id="1895" w:author="Armando Rocca" w:date="2022-01-31T09:27:00Z">
              <w:r w:rsidRPr="00D60902">
                <w:rPr>
                  <w:lang w:val="en-GB"/>
                </w:rPr>
                <w:t>WBS C</w:t>
              </w:r>
            </w:ins>
            <w:ins w:id="1896" w:author="Armando Rocca" w:date="2022-01-31T09:28:00Z">
              <w:r w:rsidRPr="00D60902">
                <w:rPr>
                  <w:lang w:val="en-GB"/>
                </w:rPr>
                <w:t xml:space="preserve">ode </w:t>
              </w:r>
            </w:ins>
          </w:p>
        </w:tc>
      </w:tr>
      <w:tr w:rsidR="009B28F8" w:rsidRPr="00D60902" w14:paraId="24F89555" w14:textId="77777777" w:rsidTr="009B28F8">
        <w:trPr>
          <w:ins w:id="1897" w:author="Armando Rocca" w:date="2022-01-27T15:18:00Z"/>
        </w:trPr>
        <w:tc>
          <w:tcPr>
            <w:tcW w:w="3116" w:type="dxa"/>
          </w:tcPr>
          <w:p w14:paraId="51EC4483" w14:textId="7E15BBC1" w:rsidR="009B28F8" w:rsidRPr="00D60902" w:rsidRDefault="009B28F8" w:rsidP="00A83C6C">
            <w:pPr>
              <w:rPr>
                <w:ins w:id="1898" w:author="Armando Rocca" w:date="2022-01-27T15:18:00Z"/>
                <w:lang w:val="en-GB"/>
                <w:rPrChange w:id="1899" w:author="Armando Rocca" w:date="2022-01-31T13:32:00Z">
                  <w:rPr>
                    <w:ins w:id="1900" w:author="Armando Rocca" w:date="2022-01-27T15:18:00Z"/>
                    <w:lang w:val="pt-BR"/>
                  </w:rPr>
                </w:rPrChange>
              </w:rPr>
            </w:pPr>
            <w:ins w:id="1901" w:author="Armando Rocca" w:date="2022-01-27T15:20:00Z">
              <w:r w:rsidRPr="00D60902">
                <w:rPr>
                  <w:lang w:val="en-GB"/>
                  <w:rPrChange w:id="1902" w:author="Armando Rocca" w:date="2022-01-31T13:32:00Z">
                    <w:rPr>
                      <w:lang w:val="pt-BR"/>
                    </w:rPr>
                  </w:rPrChange>
                </w:rPr>
                <w:t>WERKS_D</w:t>
              </w:r>
            </w:ins>
          </w:p>
        </w:tc>
        <w:tc>
          <w:tcPr>
            <w:tcW w:w="3117" w:type="dxa"/>
          </w:tcPr>
          <w:p w14:paraId="700D3186" w14:textId="071DC92F" w:rsidR="009B28F8" w:rsidRPr="00D60902" w:rsidRDefault="009B28F8" w:rsidP="00A83C6C">
            <w:pPr>
              <w:rPr>
                <w:ins w:id="1903" w:author="Armando Rocca" w:date="2022-01-27T15:18:00Z"/>
                <w:lang w:val="en-GB"/>
                <w:rPrChange w:id="1904" w:author="Armando Rocca" w:date="2022-01-31T13:32:00Z">
                  <w:rPr>
                    <w:ins w:id="1905" w:author="Armando Rocca" w:date="2022-01-27T15:18:00Z"/>
                    <w:lang w:val="pt-BR"/>
                  </w:rPr>
                </w:rPrChange>
              </w:rPr>
            </w:pPr>
            <w:ins w:id="1906" w:author="Armando Rocca" w:date="2022-01-27T15:20:00Z">
              <w:r w:rsidRPr="00D60902">
                <w:rPr>
                  <w:lang w:val="en-GB"/>
                  <w:rPrChange w:id="1907" w:author="Armando Rocca" w:date="2022-01-31T13:32:00Z">
                    <w:rPr>
                      <w:lang w:val="pt-BR"/>
                    </w:rPr>
                  </w:rPrChange>
                </w:rPr>
                <w:t>Plant</w:t>
              </w:r>
            </w:ins>
          </w:p>
        </w:tc>
        <w:tc>
          <w:tcPr>
            <w:tcW w:w="3117" w:type="dxa"/>
          </w:tcPr>
          <w:p w14:paraId="4531DD03" w14:textId="0C606445" w:rsidR="009B28F8" w:rsidRPr="00D60902" w:rsidRDefault="00566A2F" w:rsidP="00A83C6C">
            <w:pPr>
              <w:rPr>
                <w:ins w:id="1908" w:author="Armando Rocca" w:date="2022-01-27T15:18:00Z"/>
                <w:lang w:val="en-GB"/>
                <w:rPrChange w:id="1909" w:author="Armando Rocca" w:date="2022-01-31T13:32:00Z">
                  <w:rPr>
                    <w:ins w:id="1910" w:author="Armando Rocca" w:date="2022-01-27T15:18:00Z"/>
                    <w:lang w:val="pt-BR"/>
                  </w:rPr>
                </w:rPrChange>
              </w:rPr>
            </w:pPr>
            <w:ins w:id="1911" w:author="Armando Rocca" w:date="2022-01-27T15:26:00Z">
              <w:r w:rsidRPr="00D60902">
                <w:rPr>
                  <w:lang w:val="en-GB"/>
                  <w:rPrChange w:id="1912" w:author="Armando Rocca" w:date="2022-01-31T13:32:00Z">
                    <w:rPr>
                      <w:lang w:val="pt-BR"/>
                    </w:rPr>
                  </w:rPrChange>
                </w:rPr>
                <w:t xml:space="preserve">From Project </w:t>
              </w:r>
            </w:ins>
            <w:ins w:id="1913" w:author="Armando Rocca" w:date="2022-01-31T09:23:00Z">
              <w:r w:rsidR="0011066E" w:rsidRPr="00D60902">
                <w:rPr>
                  <w:lang w:val="en-GB"/>
                </w:rPr>
                <w:t>form TAB “SAP Fields”</w:t>
              </w:r>
            </w:ins>
          </w:p>
        </w:tc>
      </w:tr>
      <w:tr w:rsidR="009B28F8" w:rsidRPr="00D60902" w14:paraId="23559D00" w14:textId="77777777" w:rsidTr="009B28F8">
        <w:trPr>
          <w:ins w:id="1914" w:author="Armando Rocca" w:date="2022-01-27T15:18:00Z"/>
        </w:trPr>
        <w:tc>
          <w:tcPr>
            <w:tcW w:w="3116" w:type="dxa"/>
          </w:tcPr>
          <w:p w14:paraId="6F859E2A" w14:textId="09565265" w:rsidR="009B28F8" w:rsidRPr="00D60902" w:rsidRDefault="00671FC0" w:rsidP="00A83C6C">
            <w:pPr>
              <w:rPr>
                <w:ins w:id="1915" w:author="Armando Rocca" w:date="2022-01-27T15:18:00Z"/>
                <w:lang w:val="en-GB"/>
                <w:rPrChange w:id="1916" w:author="Armando Rocca" w:date="2022-01-31T13:32:00Z">
                  <w:rPr>
                    <w:ins w:id="1917" w:author="Armando Rocca" w:date="2022-01-27T15:18:00Z"/>
                    <w:lang w:val="pt-BR"/>
                  </w:rPr>
                </w:rPrChange>
              </w:rPr>
            </w:pPr>
            <w:ins w:id="1918" w:author="Armando Rocca" w:date="2022-01-27T15:20:00Z">
              <w:r w:rsidRPr="00D60902">
                <w:rPr>
                  <w:lang w:val="en-GB"/>
                  <w:rPrChange w:id="1919" w:author="Armando Rocca" w:date="2022-01-31T13:32:00Z">
                    <w:rPr>
                      <w:lang w:val="pt-BR"/>
                    </w:rPr>
                  </w:rPrChange>
                </w:rPr>
                <w:t>ZRE_FLAG_OI</w:t>
              </w:r>
            </w:ins>
          </w:p>
        </w:tc>
        <w:tc>
          <w:tcPr>
            <w:tcW w:w="3117" w:type="dxa"/>
          </w:tcPr>
          <w:p w14:paraId="7411AB9D" w14:textId="388152BB" w:rsidR="009B28F8" w:rsidRPr="00D60902" w:rsidRDefault="00671FC0" w:rsidP="00A83C6C">
            <w:pPr>
              <w:rPr>
                <w:ins w:id="1920" w:author="Armando Rocca" w:date="2022-01-27T15:18:00Z"/>
                <w:lang w:val="en-GB"/>
                <w:rPrChange w:id="1921" w:author="Armando Rocca" w:date="2022-01-31T13:32:00Z">
                  <w:rPr>
                    <w:ins w:id="1922" w:author="Armando Rocca" w:date="2022-01-27T15:18:00Z"/>
                    <w:lang w:val="pt-BR"/>
                  </w:rPr>
                </w:rPrChange>
              </w:rPr>
            </w:pPr>
            <w:ins w:id="1923" w:author="Armando Rocca" w:date="2022-01-27T15:21:00Z">
              <w:r w:rsidRPr="00D60902">
                <w:rPr>
                  <w:lang w:val="en-GB"/>
                  <w:rPrChange w:id="1924" w:author="Armando Rocca" w:date="2022-01-31T13:32:00Z">
                    <w:rPr>
                      <w:lang w:val="pt-BR"/>
                    </w:rPr>
                  </w:rPrChange>
                </w:rPr>
                <w:t>WBS / Internal Order</w:t>
              </w:r>
            </w:ins>
          </w:p>
        </w:tc>
        <w:tc>
          <w:tcPr>
            <w:tcW w:w="3117" w:type="dxa"/>
          </w:tcPr>
          <w:p w14:paraId="770B5CC6" w14:textId="274B49FC" w:rsidR="000E0E5A" w:rsidRPr="00D60902" w:rsidRDefault="000E0E5A" w:rsidP="00A83C6C">
            <w:pPr>
              <w:rPr>
                <w:ins w:id="1925" w:author="Armando Rocca" w:date="2022-01-31T09:31:00Z"/>
                <w:lang w:val="en-GB"/>
              </w:rPr>
            </w:pPr>
            <w:ins w:id="1926" w:author="Armando Rocca" w:date="2022-01-31T09:31:00Z">
              <w:r w:rsidRPr="00D60902">
                <w:rPr>
                  <w:lang w:val="en-GB"/>
                </w:rPr>
                <w:t>To be set according with the kind of association done</w:t>
              </w:r>
            </w:ins>
          </w:p>
          <w:p w14:paraId="64F197B3" w14:textId="5C279EFE" w:rsidR="009B28F8" w:rsidRPr="00D60902" w:rsidRDefault="0011066E" w:rsidP="00A83C6C">
            <w:pPr>
              <w:rPr>
                <w:ins w:id="1927" w:author="Armando Rocca" w:date="2022-01-27T15:18:00Z"/>
                <w:lang w:val="en-GB"/>
                <w:rPrChange w:id="1928" w:author="Armando Rocca" w:date="2022-01-31T13:32:00Z">
                  <w:rPr>
                    <w:ins w:id="1929" w:author="Armando Rocca" w:date="2022-01-27T15:18:00Z"/>
                    <w:lang w:val="pt-BR"/>
                  </w:rPr>
                </w:rPrChange>
              </w:rPr>
            </w:pPr>
            <w:ins w:id="1930" w:author="Armando Rocca" w:date="2022-01-31T09:23:00Z">
              <w:r w:rsidRPr="00D60902">
                <w:rPr>
                  <w:lang w:val="en-GB"/>
                </w:rPr>
                <w:t xml:space="preserve">“X” </w:t>
              </w:r>
            </w:ins>
            <w:ins w:id="1931" w:author="Armando Rocca" w:date="2022-01-31T09:24:00Z">
              <w:r w:rsidRPr="00D60902">
                <w:rPr>
                  <w:lang w:val="en-GB"/>
                </w:rPr>
                <w:t xml:space="preserve">means </w:t>
              </w:r>
            </w:ins>
            <w:ins w:id="1932" w:author="Armando Rocca" w:date="2022-01-31T09:31:00Z">
              <w:r w:rsidR="000E0E5A" w:rsidRPr="00D60902">
                <w:rPr>
                  <w:lang w:val="en-GB"/>
                </w:rPr>
                <w:t>“</w:t>
              </w:r>
            </w:ins>
            <w:ins w:id="1933" w:author="Armando Rocca" w:date="2022-01-31T09:23:00Z">
              <w:r w:rsidRPr="00D60902">
                <w:rPr>
                  <w:lang w:val="en-GB"/>
                </w:rPr>
                <w:t>internal order</w:t>
              </w:r>
            </w:ins>
            <w:proofErr w:type="gramStart"/>
            <w:ins w:id="1934" w:author="Armando Rocca" w:date="2022-01-31T09:31:00Z">
              <w:r w:rsidR="000E0E5A" w:rsidRPr="00D60902">
                <w:rPr>
                  <w:lang w:val="en-GB"/>
                </w:rPr>
                <w:t>”</w:t>
              </w:r>
            </w:ins>
            <w:ins w:id="1935" w:author="Armando Rocca" w:date="2022-01-31T09:24:00Z">
              <w:r w:rsidRPr="00D60902">
                <w:rPr>
                  <w:lang w:val="en-GB"/>
                </w:rPr>
                <w:t xml:space="preserve">; </w:t>
              </w:r>
            </w:ins>
            <w:ins w:id="1936" w:author="Armando Rocca" w:date="2022-01-31T09:23:00Z">
              <w:r w:rsidRPr="00D60902">
                <w:rPr>
                  <w:lang w:val="en-GB"/>
                </w:rPr>
                <w:t xml:space="preserve"> </w:t>
              </w:r>
            </w:ins>
            <w:ins w:id="1937" w:author="Armando Rocca" w:date="2022-01-31T09:24:00Z">
              <w:r w:rsidRPr="00D60902">
                <w:rPr>
                  <w:lang w:val="en-GB"/>
                </w:rPr>
                <w:t>“</w:t>
              </w:r>
            </w:ins>
            <w:proofErr w:type="gramEnd"/>
            <w:ins w:id="1938" w:author="Armando Rocca" w:date="2022-01-31T09:23:00Z">
              <w:r w:rsidRPr="00D60902">
                <w:rPr>
                  <w:lang w:val="en-GB"/>
                </w:rPr>
                <w:t>blank</w:t>
              </w:r>
            </w:ins>
            <w:ins w:id="1939" w:author="Armando Rocca" w:date="2022-01-31T09:24:00Z">
              <w:r w:rsidRPr="00D60902">
                <w:rPr>
                  <w:lang w:val="en-GB"/>
                </w:rPr>
                <w:t>”</w:t>
              </w:r>
            </w:ins>
            <w:ins w:id="1940" w:author="Armando Rocca" w:date="2022-01-31T09:23:00Z">
              <w:r w:rsidRPr="00D60902">
                <w:rPr>
                  <w:lang w:val="en-GB"/>
                </w:rPr>
                <w:t xml:space="preserve"> </w:t>
              </w:r>
            </w:ins>
            <w:ins w:id="1941" w:author="Armando Rocca" w:date="2022-01-31T09:24:00Z">
              <w:r w:rsidRPr="00D60902">
                <w:rPr>
                  <w:lang w:val="en-GB"/>
                </w:rPr>
                <w:t>means</w:t>
              </w:r>
            </w:ins>
            <w:ins w:id="1942" w:author="Armando Rocca" w:date="2022-01-31T09:23:00Z">
              <w:r w:rsidRPr="00D60902">
                <w:rPr>
                  <w:lang w:val="en-GB"/>
                </w:rPr>
                <w:t xml:space="preserve"> </w:t>
              </w:r>
            </w:ins>
            <w:ins w:id="1943" w:author="Armando Rocca" w:date="2022-01-31T09:31:00Z">
              <w:r w:rsidR="000E0E5A" w:rsidRPr="00D60902">
                <w:rPr>
                  <w:lang w:val="en-GB"/>
                </w:rPr>
                <w:t>“</w:t>
              </w:r>
            </w:ins>
            <w:ins w:id="1944" w:author="Armando Rocca" w:date="2022-01-31T09:23:00Z">
              <w:r w:rsidRPr="00D60902">
                <w:rPr>
                  <w:lang w:val="en-GB"/>
                </w:rPr>
                <w:t>W</w:t>
              </w:r>
            </w:ins>
            <w:ins w:id="1945" w:author="Armando Rocca" w:date="2022-01-31T09:24:00Z">
              <w:r w:rsidRPr="00D60902">
                <w:rPr>
                  <w:lang w:val="en-GB"/>
                </w:rPr>
                <w:t>BS</w:t>
              </w:r>
            </w:ins>
            <w:ins w:id="1946" w:author="Armando Rocca" w:date="2022-01-31T09:31:00Z">
              <w:r w:rsidR="000E0E5A" w:rsidRPr="00D60902">
                <w:rPr>
                  <w:lang w:val="en-GB"/>
                </w:rPr>
                <w:t>”</w:t>
              </w:r>
            </w:ins>
          </w:p>
        </w:tc>
      </w:tr>
      <w:tr w:rsidR="009B28F8" w:rsidRPr="00D60902" w14:paraId="6ABFCAFF" w14:textId="77777777" w:rsidTr="009B28F8">
        <w:trPr>
          <w:ins w:id="1947" w:author="Armando Rocca" w:date="2022-01-27T15:18:00Z"/>
        </w:trPr>
        <w:tc>
          <w:tcPr>
            <w:tcW w:w="3116" w:type="dxa"/>
          </w:tcPr>
          <w:p w14:paraId="2674BCDA" w14:textId="4C76DBAD" w:rsidR="009B28F8" w:rsidRPr="00D60902" w:rsidRDefault="00671FC0" w:rsidP="00A83C6C">
            <w:pPr>
              <w:rPr>
                <w:ins w:id="1948" w:author="Armando Rocca" w:date="2022-01-27T15:18:00Z"/>
                <w:lang w:val="en-GB"/>
                <w:rPrChange w:id="1949" w:author="Armando Rocca" w:date="2022-01-31T13:32:00Z">
                  <w:rPr>
                    <w:ins w:id="1950" w:author="Armando Rocca" w:date="2022-01-27T15:18:00Z"/>
                    <w:lang w:val="pt-BR"/>
                  </w:rPr>
                </w:rPrChange>
              </w:rPr>
            </w:pPr>
            <w:ins w:id="1951" w:author="Armando Rocca" w:date="2022-01-27T15:21:00Z">
              <w:r w:rsidRPr="00D60902">
                <w:rPr>
                  <w:lang w:val="en-GB"/>
                  <w:rPrChange w:id="1952" w:author="Armando Rocca" w:date="2022-01-31T13:32:00Z">
                    <w:rPr>
                      <w:lang w:val="pt-BR"/>
                    </w:rPr>
                  </w:rPrChange>
                </w:rPr>
                <w:t>PS_PGSBR</w:t>
              </w:r>
            </w:ins>
          </w:p>
        </w:tc>
        <w:tc>
          <w:tcPr>
            <w:tcW w:w="3117" w:type="dxa"/>
          </w:tcPr>
          <w:p w14:paraId="677DC558" w14:textId="2298D83A" w:rsidR="009B28F8" w:rsidRPr="00D60902" w:rsidRDefault="00671FC0" w:rsidP="00A83C6C">
            <w:pPr>
              <w:rPr>
                <w:ins w:id="1953" w:author="Armando Rocca" w:date="2022-01-27T15:18:00Z"/>
                <w:lang w:val="en-GB"/>
                <w:rPrChange w:id="1954" w:author="Armando Rocca" w:date="2022-01-31T13:32:00Z">
                  <w:rPr>
                    <w:ins w:id="1955" w:author="Armando Rocca" w:date="2022-01-27T15:18:00Z"/>
                    <w:lang w:val="pt-BR"/>
                  </w:rPr>
                </w:rPrChange>
              </w:rPr>
            </w:pPr>
            <w:ins w:id="1956" w:author="Armando Rocca" w:date="2022-01-27T15:22:00Z">
              <w:r w:rsidRPr="00D60902">
                <w:rPr>
                  <w:lang w:val="en-GB"/>
                  <w:rPrChange w:id="1957" w:author="Armando Rocca" w:date="2022-01-31T13:32:00Z">
                    <w:rPr>
                      <w:lang w:val="pt-BR"/>
                    </w:rPr>
                  </w:rPrChange>
                </w:rPr>
                <w:t xml:space="preserve">Business </w:t>
              </w:r>
            </w:ins>
            <w:ins w:id="1958" w:author="Armando Rocca" w:date="2022-01-31T09:24:00Z">
              <w:r w:rsidR="0011066E" w:rsidRPr="00D60902">
                <w:rPr>
                  <w:lang w:val="en-GB"/>
                </w:rPr>
                <w:t>area</w:t>
              </w:r>
            </w:ins>
            <w:ins w:id="1959" w:author="Armando Rocca" w:date="2022-01-27T15:22:00Z">
              <w:r w:rsidRPr="00D60902">
                <w:rPr>
                  <w:lang w:val="en-GB"/>
                  <w:rPrChange w:id="1960" w:author="Armando Rocca" w:date="2022-01-31T13:32:00Z">
                    <w:rPr>
                      <w:lang w:val="pt-BR"/>
                    </w:rPr>
                  </w:rPrChange>
                </w:rPr>
                <w:t xml:space="preserve"> for WBS Element</w:t>
              </w:r>
            </w:ins>
          </w:p>
        </w:tc>
        <w:tc>
          <w:tcPr>
            <w:tcW w:w="3117" w:type="dxa"/>
          </w:tcPr>
          <w:p w14:paraId="5F08AC1D" w14:textId="7D6257F4" w:rsidR="009B28F8" w:rsidRPr="00D60902" w:rsidRDefault="000E0E5A" w:rsidP="00A83C6C">
            <w:pPr>
              <w:rPr>
                <w:ins w:id="1961" w:author="Armando Rocca" w:date="2022-01-27T15:18:00Z"/>
                <w:lang w:val="en-GB"/>
                <w:rPrChange w:id="1962" w:author="Armando Rocca" w:date="2022-01-31T13:32:00Z">
                  <w:rPr>
                    <w:ins w:id="1963" w:author="Armando Rocca" w:date="2022-01-27T15:18:00Z"/>
                    <w:lang w:val="pt-BR"/>
                  </w:rPr>
                </w:rPrChange>
              </w:rPr>
            </w:pPr>
            <w:ins w:id="1964" w:author="Armando Rocca" w:date="2022-01-31T09:32:00Z">
              <w:r w:rsidRPr="00D60902">
                <w:rPr>
                  <w:lang w:val="en-GB"/>
                </w:rPr>
                <w:t>To be set with va</w:t>
              </w:r>
            </w:ins>
            <w:ins w:id="1965" w:author="Armando Rocca" w:date="2022-01-31T09:33:00Z">
              <w:r w:rsidRPr="00D60902">
                <w:rPr>
                  <w:lang w:val="en-GB"/>
                </w:rPr>
                <w:t>lue “blank”</w:t>
              </w:r>
            </w:ins>
          </w:p>
        </w:tc>
      </w:tr>
      <w:tr w:rsidR="009B28F8" w:rsidRPr="00D60902" w14:paraId="45FBAA07" w14:textId="77777777" w:rsidTr="009B28F8">
        <w:trPr>
          <w:ins w:id="1966" w:author="Armando Rocca" w:date="2022-01-27T15:18:00Z"/>
        </w:trPr>
        <w:tc>
          <w:tcPr>
            <w:tcW w:w="3116" w:type="dxa"/>
          </w:tcPr>
          <w:p w14:paraId="5ADB7925" w14:textId="3D6DE8C1" w:rsidR="009B28F8" w:rsidRPr="00D60902" w:rsidRDefault="00671FC0" w:rsidP="00A83C6C">
            <w:pPr>
              <w:rPr>
                <w:ins w:id="1967" w:author="Armando Rocca" w:date="2022-01-27T15:18:00Z"/>
                <w:lang w:val="en-GB"/>
                <w:rPrChange w:id="1968" w:author="Armando Rocca" w:date="2022-01-31T13:32:00Z">
                  <w:rPr>
                    <w:ins w:id="1969" w:author="Armando Rocca" w:date="2022-01-27T15:18:00Z"/>
                    <w:lang w:val="pt-BR"/>
                  </w:rPr>
                </w:rPrChange>
              </w:rPr>
            </w:pPr>
            <w:ins w:id="1970" w:author="Armando Rocca" w:date="2022-01-27T15:22:00Z">
              <w:r w:rsidRPr="00D60902">
                <w:rPr>
                  <w:lang w:val="en-GB"/>
                  <w:rPrChange w:id="1971" w:author="Armando Rocca" w:date="2022-01-31T13:32:00Z">
                    <w:rPr>
                      <w:lang w:val="pt-BR"/>
                    </w:rPr>
                  </w:rPrChange>
                </w:rPr>
                <w:t>ZRE_ACT</w:t>
              </w:r>
            </w:ins>
          </w:p>
        </w:tc>
        <w:tc>
          <w:tcPr>
            <w:tcW w:w="3117" w:type="dxa"/>
          </w:tcPr>
          <w:p w14:paraId="30C3587C" w14:textId="03F4AC8E" w:rsidR="009B28F8" w:rsidRPr="00D60902" w:rsidRDefault="00671FC0" w:rsidP="00A83C6C">
            <w:pPr>
              <w:rPr>
                <w:ins w:id="1972" w:author="Armando Rocca" w:date="2022-01-27T15:18:00Z"/>
                <w:lang w:val="en-GB"/>
                <w:rPrChange w:id="1973" w:author="Armando Rocca" w:date="2022-01-31T13:32:00Z">
                  <w:rPr>
                    <w:ins w:id="1974" w:author="Armando Rocca" w:date="2022-01-27T15:18:00Z"/>
                    <w:lang w:val="pt-BR"/>
                  </w:rPr>
                </w:rPrChange>
              </w:rPr>
            </w:pPr>
            <w:proofErr w:type="spellStart"/>
            <w:ins w:id="1975" w:author="Armando Rocca" w:date="2022-01-27T15:22:00Z">
              <w:r w:rsidRPr="00D60902">
                <w:rPr>
                  <w:lang w:val="en-GB"/>
                  <w:rPrChange w:id="1976" w:author="Armando Rocca" w:date="2022-01-31T13:32:00Z">
                    <w:rPr>
                      <w:lang w:val="pt-BR"/>
                    </w:rPr>
                  </w:rPrChange>
                </w:rPr>
                <w:t>Attività</w:t>
              </w:r>
            </w:ins>
            <w:proofErr w:type="spellEnd"/>
          </w:p>
        </w:tc>
        <w:tc>
          <w:tcPr>
            <w:tcW w:w="3117" w:type="dxa"/>
          </w:tcPr>
          <w:p w14:paraId="7514D570" w14:textId="77777777" w:rsidR="009B28F8" w:rsidRPr="00D60902" w:rsidRDefault="00570435" w:rsidP="00A83C6C">
            <w:pPr>
              <w:rPr>
                <w:ins w:id="1977" w:author="Armando Rocca" w:date="2022-01-31T09:35:00Z"/>
                <w:lang w:val="en-GB"/>
              </w:rPr>
            </w:pPr>
            <w:ins w:id="1978" w:author="Armando Rocca" w:date="2022-01-31T09:27:00Z">
              <w:r w:rsidRPr="00D60902">
                <w:rPr>
                  <w:lang w:val="en-GB"/>
                </w:rPr>
                <w:t>Possible values (</w:t>
              </w:r>
              <w:r w:rsidRPr="00D60902">
                <w:rPr>
                  <w:strike/>
                  <w:lang w:val="en-GB"/>
                  <w:rPrChange w:id="1979" w:author="Armando Rocca" w:date="2022-01-31T13:32:00Z">
                    <w:rPr>
                      <w:lang w:val="en-GB"/>
                    </w:rPr>
                  </w:rPrChange>
                </w:rPr>
                <w:t>PR, SV, SP, IN</w:t>
              </w:r>
            </w:ins>
            <w:ins w:id="1980" w:author="Armando Rocca" w:date="2022-01-31T09:34:00Z">
              <w:r w:rsidR="000E0E5A" w:rsidRPr="00D60902">
                <w:rPr>
                  <w:lang w:val="en-GB"/>
                </w:rPr>
                <w:t>, RI, SS, CP, DD</w:t>
              </w:r>
            </w:ins>
            <w:ins w:id="1981" w:author="Armando Rocca" w:date="2022-01-31T09:27:00Z">
              <w:r w:rsidRPr="00D60902">
                <w:rPr>
                  <w:lang w:val="en-GB"/>
                </w:rPr>
                <w:t>)</w:t>
              </w:r>
            </w:ins>
          </w:p>
          <w:p w14:paraId="512650EE" w14:textId="65B8F42B" w:rsidR="00682F71" w:rsidRPr="00D60902" w:rsidRDefault="00682F71" w:rsidP="00A83C6C">
            <w:pPr>
              <w:rPr>
                <w:ins w:id="1982" w:author="Armando Rocca" w:date="2022-01-27T15:18:00Z"/>
                <w:lang w:val="en-GB"/>
                <w:rPrChange w:id="1983" w:author="Armando Rocca" w:date="2022-01-31T13:32:00Z">
                  <w:rPr>
                    <w:ins w:id="1984" w:author="Armando Rocca" w:date="2022-01-27T15:18:00Z"/>
                    <w:lang w:val="pt-BR"/>
                  </w:rPr>
                </w:rPrChange>
              </w:rPr>
            </w:pPr>
            <w:ins w:id="1985" w:author="Armando Rocca" w:date="2022-01-31T09:35:00Z">
              <w:r w:rsidRPr="00D60902">
                <w:rPr>
                  <w:color w:val="FF0000"/>
                  <w:lang w:val="en-GB"/>
                  <w:rPrChange w:id="1986" w:author="Armando Rocca" w:date="2022-01-31T13:32:00Z">
                    <w:rPr>
                      <w:lang w:val="en-GB"/>
                    </w:rPr>
                  </w:rPrChange>
                </w:rPr>
                <w:t>*</w:t>
              </w:r>
            </w:ins>
            <w:ins w:id="1987" w:author="Armando Rocca" w:date="2022-01-31T09:36:00Z">
              <w:r w:rsidRPr="00D60902">
                <w:rPr>
                  <w:color w:val="FF0000"/>
                  <w:lang w:val="en-GB"/>
                  <w:rPrChange w:id="1988" w:author="Armando Rocca" w:date="2022-01-31T13:32:00Z">
                    <w:rPr>
                      <w:lang w:val="en-GB"/>
                    </w:rPr>
                  </w:rPrChange>
                </w:rPr>
                <w:t>Need</w:t>
              </w:r>
            </w:ins>
            <w:ins w:id="1989" w:author="Armando Rocca" w:date="2022-01-31T09:57:00Z">
              <w:r w:rsidR="00E9779D" w:rsidRPr="00D60902">
                <w:rPr>
                  <w:color w:val="FF0000"/>
                  <w:lang w:val="en-GB"/>
                  <w:rPrChange w:id="1990" w:author="Armando Rocca" w:date="2022-01-31T13:32:00Z">
                    <w:rPr>
                      <w:lang w:val="en-GB"/>
                    </w:rPr>
                  </w:rPrChange>
                </w:rPr>
                <w:t>s</w:t>
              </w:r>
            </w:ins>
            <w:ins w:id="1991" w:author="Armando Rocca" w:date="2022-01-31T09:36:00Z">
              <w:r w:rsidRPr="00D60902">
                <w:rPr>
                  <w:color w:val="FF0000"/>
                  <w:lang w:val="en-GB"/>
                  <w:rPrChange w:id="1992" w:author="Armando Rocca" w:date="2022-01-31T13:32:00Z">
                    <w:rPr>
                      <w:lang w:val="en-GB"/>
                    </w:rPr>
                  </w:rPrChange>
                </w:rPr>
                <w:t xml:space="preserve"> further clarification</w:t>
              </w:r>
            </w:ins>
          </w:p>
        </w:tc>
      </w:tr>
      <w:tr w:rsidR="00671FC0" w:rsidRPr="00D60902" w14:paraId="3E208579" w14:textId="77777777" w:rsidTr="009B28F8">
        <w:trPr>
          <w:ins w:id="1993" w:author="Armando Rocca" w:date="2022-01-27T15:22:00Z"/>
        </w:trPr>
        <w:tc>
          <w:tcPr>
            <w:tcW w:w="3116" w:type="dxa"/>
          </w:tcPr>
          <w:p w14:paraId="6E8F6A1E" w14:textId="18AAA4FC" w:rsidR="00671FC0" w:rsidRPr="00D60902" w:rsidRDefault="00671FC0" w:rsidP="00A83C6C">
            <w:pPr>
              <w:rPr>
                <w:ins w:id="1994" w:author="Armando Rocca" w:date="2022-01-27T15:22:00Z"/>
                <w:lang w:val="en-GB"/>
                <w:rPrChange w:id="1995" w:author="Armando Rocca" w:date="2022-01-31T13:32:00Z">
                  <w:rPr>
                    <w:ins w:id="1996" w:author="Armando Rocca" w:date="2022-01-27T15:22:00Z"/>
                    <w:lang w:val="pt-BR"/>
                  </w:rPr>
                </w:rPrChange>
              </w:rPr>
            </w:pPr>
            <w:proofErr w:type="spellStart"/>
            <w:ins w:id="1997" w:author="Armando Rocca" w:date="2022-01-27T15:23:00Z">
              <w:r w:rsidRPr="00D60902">
                <w:rPr>
                  <w:lang w:val="en-GB"/>
                  <w:rPrChange w:id="1998" w:author="Armando Rocca" w:date="2022-01-31T13:32:00Z">
                    <w:rPr>
                      <w:lang w:val="pt-BR"/>
                    </w:rPr>
                  </w:rPrChange>
                </w:rPr>
                <w:t>ZRE_Modulo</w:t>
              </w:r>
            </w:ins>
            <w:proofErr w:type="spellEnd"/>
          </w:p>
        </w:tc>
        <w:tc>
          <w:tcPr>
            <w:tcW w:w="3117" w:type="dxa"/>
          </w:tcPr>
          <w:p w14:paraId="0EE70034" w14:textId="6D11707B" w:rsidR="00671FC0" w:rsidRPr="00D60902" w:rsidRDefault="00671FC0" w:rsidP="00A83C6C">
            <w:pPr>
              <w:rPr>
                <w:ins w:id="1999" w:author="Armando Rocca" w:date="2022-01-27T15:22:00Z"/>
                <w:lang w:val="en-GB"/>
                <w:rPrChange w:id="2000" w:author="Armando Rocca" w:date="2022-01-31T13:32:00Z">
                  <w:rPr>
                    <w:ins w:id="2001" w:author="Armando Rocca" w:date="2022-01-27T15:22:00Z"/>
                    <w:lang w:val="pt-BR"/>
                  </w:rPr>
                </w:rPrChange>
              </w:rPr>
            </w:pPr>
            <w:ins w:id="2002" w:author="Armando Rocca" w:date="2022-01-27T15:23:00Z">
              <w:r w:rsidRPr="00D60902">
                <w:rPr>
                  <w:lang w:val="en-GB"/>
                  <w:rPrChange w:id="2003" w:author="Armando Rocca" w:date="2022-01-31T13:32:00Z">
                    <w:rPr>
                      <w:lang w:val="pt-BR"/>
                    </w:rPr>
                  </w:rPrChange>
                </w:rPr>
                <w:t>Modulo o Task</w:t>
              </w:r>
            </w:ins>
          </w:p>
        </w:tc>
        <w:tc>
          <w:tcPr>
            <w:tcW w:w="3117" w:type="dxa"/>
          </w:tcPr>
          <w:p w14:paraId="13D6BBAD" w14:textId="77777777" w:rsidR="00671FC0" w:rsidRPr="00D60902" w:rsidRDefault="000E0E5A" w:rsidP="00A83C6C">
            <w:pPr>
              <w:rPr>
                <w:ins w:id="2004" w:author="Armando Rocca" w:date="2022-01-31T09:35:00Z"/>
                <w:lang w:val="en-GB"/>
              </w:rPr>
            </w:pPr>
            <w:ins w:id="2005" w:author="Armando Rocca" w:date="2022-01-31T09:34:00Z">
              <w:r w:rsidRPr="00D60902">
                <w:rPr>
                  <w:lang w:val="en-GB"/>
                </w:rPr>
                <w:t>Possible values (</w:t>
              </w:r>
              <w:r w:rsidRPr="00D60902">
                <w:rPr>
                  <w:strike/>
                  <w:lang w:val="en-GB"/>
                  <w:rPrChange w:id="2006" w:author="Armando Rocca" w:date="2022-01-31T13:32:00Z">
                    <w:rPr>
                      <w:lang w:val="en-GB"/>
                    </w:rPr>
                  </w:rPrChange>
                </w:rPr>
                <w:t>PR, SV, SP, IN</w:t>
              </w:r>
              <w:r w:rsidRPr="00D60902">
                <w:rPr>
                  <w:lang w:val="en-GB"/>
                </w:rPr>
                <w:t>, RI, SS, CP, DD)</w:t>
              </w:r>
            </w:ins>
          </w:p>
          <w:p w14:paraId="4EFF95BE" w14:textId="20D61E8B" w:rsidR="00682F71" w:rsidRPr="00D60902" w:rsidRDefault="00682F71" w:rsidP="00A83C6C">
            <w:pPr>
              <w:rPr>
                <w:ins w:id="2007" w:author="Armando Rocca" w:date="2022-01-27T15:22:00Z"/>
                <w:lang w:val="en-GB"/>
                <w:rPrChange w:id="2008" w:author="Armando Rocca" w:date="2022-01-31T13:32:00Z">
                  <w:rPr>
                    <w:ins w:id="2009" w:author="Armando Rocca" w:date="2022-01-27T15:22:00Z"/>
                    <w:lang w:val="pt-BR"/>
                  </w:rPr>
                </w:rPrChange>
              </w:rPr>
            </w:pPr>
            <w:ins w:id="2010" w:author="Armando Rocca" w:date="2022-01-31T09:36:00Z">
              <w:r w:rsidRPr="00D60902">
                <w:rPr>
                  <w:color w:val="FF0000"/>
                  <w:lang w:val="en-GB"/>
                  <w:rPrChange w:id="2011" w:author="Armando Rocca" w:date="2022-01-31T13:32:00Z">
                    <w:rPr>
                      <w:lang w:val="en-GB"/>
                    </w:rPr>
                  </w:rPrChange>
                </w:rPr>
                <w:t>*Need</w:t>
              </w:r>
            </w:ins>
            <w:ins w:id="2012" w:author="Armando Rocca" w:date="2022-01-31T09:57:00Z">
              <w:r w:rsidR="00E9779D" w:rsidRPr="00D60902">
                <w:rPr>
                  <w:color w:val="FF0000"/>
                  <w:lang w:val="en-GB"/>
                  <w:rPrChange w:id="2013" w:author="Armando Rocca" w:date="2022-01-31T13:32:00Z">
                    <w:rPr>
                      <w:lang w:val="en-GB"/>
                    </w:rPr>
                  </w:rPrChange>
                </w:rPr>
                <w:t>s</w:t>
              </w:r>
            </w:ins>
            <w:ins w:id="2014" w:author="Armando Rocca" w:date="2022-01-31T09:36:00Z">
              <w:r w:rsidRPr="00D60902">
                <w:rPr>
                  <w:color w:val="FF0000"/>
                  <w:lang w:val="en-GB"/>
                  <w:rPrChange w:id="2015" w:author="Armando Rocca" w:date="2022-01-31T13:32:00Z">
                    <w:rPr>
                      <w:lang w:val="en-GB"/>
                    </w:rPr>
                  </w:rPrChange>
                </w:rPr>
                <w:t xml:space="preserve"> further clarification</w:t>
              </w:r>
            </w:ins>
          </w:p>
        </w:tc>
      </w:tr>
      <w:tr w:rsidR="00671FC0" w:rsidRPr="00D60902" w14:paraId="167DE4FF" w14:textId="77777777" w:rsidTr="009B28F8">
        <w:trPr>
          <w:ins w:id="2016" w:author="Armando Rocca" w:date="2022-01-27T15:22:00Z"/>
        </w:trPr>
        <w:tc>
          <w:tcPr>
            <w:tcW w:w="3116" w:type="dxa"/>
          </w:tcPr>
          <w:p w14:paraId="5E9E336B" w14:textId="13364D78" w:rsidR="00671FC0" w:rsidRPr="00D60902" w:rsidRDefault="00671FC0" w:rsidP="00A83C6C">
            <w:pPr>
              <w:rPr>
                <w:ins w:id="2017" w:author="Armando Rocca" w:date="2022-01-27T15:22:00Z"/>
                <w:lang w:val="en-GB"/>
                <w:rPrChange w:id="2018" w:author="Armando Rocca" w:date="2022-01-31T13:32:00Z">
                  <w:rPr>
                    <w:ins w:id="2019" w:author="Armando Rocca" w:date="2022-01-27T15:22:00Z"/>
                    <w:lang w:val="pt-BR"/>
                  </w:rPr>
                </w:rPrChange>
              </w:rPr>
            </w:pPr>
            <w:ins w:id="2020" w:author="Armando Rocca" w:date="2022-01-27T15:23:00Z">
              <w:r w:rsidRPr="00D60902">
                <w:rPr>
                  <w:lang w:val="en-GB"/>
                  <w:rPrChange w:id="2021" w:author="Armando Rocca" w:date="2022-01-31T13:32:00Z">
                    <w:rPr>
                      <w:lang w:val="pt-BR"/>
                    </w:rPr>
                  </w:rPrChange>
                </w:rPr>
                <w:t>ZRE_STATO_MOV</w:t>
              </w:r>
            </w:ins>
          </w:p>
        </w:tc>
        <w:tc>
          <w:tcPr>
            <w:tcW w:w="3117" w:type="dxa"/>
          </w:tcPr>
          <w:p w14:paraId="76277492" w14:textId="4934F6DC" w:rsidR="00671FC0" w:rsidRPr="00D60902" w:rsidRDefault="00671FC0" w:rsidP="00A83C6C">
            <w:pPr>
              <w:rPr>
                <w:ins w:id="2022" w:author="Armando Rocca" w:date="2022-01-27T15:22:00Z"/>
                <w:lang w:val="en-GB"/>
                <w:rPrChange w:id="2023" w:author="Armando Rocca" w:date="2022-01-31T13:32:00Z">
                  <w:rPr>
                    <w:ins w:id="2024" w:author="Armando Rocca" w:date="2022-01-27T15:22:00Z"/>
                    <w:lang w:val="pt-BR"/>
                  </w:rPr>
                </w:rPrChange>
              </w:rPr>
            </w:pPr>
            <w:ins w:id="2025" w:author="Armando Rocca" w:date="2022-01-27T15:23:00Z">
              <w:r w:rsidRPr="00D60902">
                <w:rPr>
                  <w:lang w:val="en-GB"/>
                  <w:rPrChange w:id="2026" w:author="Armando Rocca" w:date="2022-01-31T13:32:00Z">
                    <w:rPr>
                      <w:lang w:val="pt-BR"/>
                    </w:rPr>
                  </w:rPrChange>
                </w:rPr>
                <w:t>Record Status</w:t>
              </w:r>
            </w:ins>
          </w:p>
        </w:tc>
        <w:tc>
          <w:tcPr>
            <w:tcW w:w="3117" w:type="dxa"/>
          </w:tcPr>
          <w:p w14:paraId="62B00A09" w14:textId="494B65A3" w:rsidR="00671FC0" w:rsidRPr="00D60902" w:rsidRDefault="000E0E5A" w:rsidP="00A83C6C">
            <w:pPr>
              <w:rPr>
                <w:ins w:id="2027" w:author="Armando Rocca" w:date="2022-01-27T15:22:00Z"/>
                <w:lang w:val="en-GB"/>
                <w:rPrChange w:id="2028" w:author="Armando Rocca" w:date="2022-01-31T13:32:00Z">
                  <w:rPr>
                    <w:ins w:id="2029" w:author="Armando Rocca" w:date="2022-01-27T15:22:00Z"/>
                    <w:lang w:val="pt-BR"/>
                  </w:rPr>
                </w:rPrChange>
              </w:rPr>
            </w:pPr>
            <w:ins w:id="2030" w:author="Armando Rocca" w:date="2022-01-31T09:32:00Z">
              <w:r w:rsidRPr="00D60902">
                <w:rPr>
                  <w:lang w:val="en-GB"/>
                </w:rPr>
                <w:t>To set with value: "0”</w:t>
              </w:r>
            </w:ins>
          </w:p>
        </w:tc>
      </w:tr>
      <w:tr w:rsidR="00671FC0" w:rsidRPr="00D60902" w14:paraId="6C82C8A7" w14:textId="77777777" w:rsidTr="009B28F8">
        <w:trPr>
          <w:ins w:id="2031" w:author="Armando Rocca" w:date="2022-01-27T15:22:00Z"/>
        </w:trPr>
        <w:tc>
          <w:tcPr>
            <w:tcW w:w="3116" w:type="dxa"/>
          </w:tcPr>
          <w:p w14:paraId="76C6C96C" w14:textId="10F92A14" w:rsidR="00671FC0" w:rsidRPr="00D60902" w:rsidRDefault="00671FC0" w:rsidP="00A83C6C">
            <w:pPr>
              <w:rPr>
                <w:ins w:id="2032" w:author="Armando Rocca" w:date="2022-01-27T15:22:00Z"/>
                <w:lang w:val="en-GB"/>
                <w:rPrChange w:id="2033" w:author="Armando Rocca" w:date="2022-01-31T13:32:00Z">
                  <w:rPr>
                    <w:ins w:id="2034" w:author="Armando Rocca" w:date="2022-01-27T15:22:00Z"/>
                    <w:lang w:val="pt-BR"/>
                  </w:rPr>
                </w:rPrChange>
              </w:rPr>
            </w:pPr>
            <w:proofErr w:type="spellStart"/>
            <w:ins w:id="2035" w:author="Armando Rocca" w:date="2022-01-27T15:23:00Z">
              <w:r w:rsidRPr="00D60902">
                <w:rPr>
                  <w:lang w:val="en-GB"/>
                  <w:rPrChange w:id="2036" w:author="Armando Rocca" w:date="2022-01-31T13:32:00Z">
                    <w:rPr>
                      <w:lang w:val="pt-BR"/>
                    </w:rPr>
                  </w:rPrChange>
                </w:rPr>
                <w:t>Changedate</w:t>
              </w:r>
            </w:ins>
            <w:proofErr w:type="spellEnd"/>
          </w:p>
        </w:tc>
        <w:tc>
          <w:tcPr>
            <w:tcW w:w="3117" w:type="dxa"/>
          </w:tcPr>
          <w:p w14:paraId="432A3CAE" w14:textId="6CEA30CC" w:rsidR="00671FC0" w:rsidRPr="00D60902" w:rsidRDefault="00671FC0" w:rsidP="00A83C6C">
            <w:pPr>
              <w:rPr>
                <w:ins w:id="2037" w:author="Armando Rocca" w:date="2022-01-27T15:22:00Z"/>
                <w:lang w:val="en-GB"/>
                <w:rPrChange w:id="2038" w:author="Armando Rocca" w:date="2022-01-31T13:32:00Z">
                  <w:rPr>
                    <w:ins w:id="2039" w:author="Armando Rocca" w:date="2022-01-27T15:22:00Z"/>
                    <w:lang w:val="pt-BR"/>
                  </w:rPr>
                </w:rPrChange>
              </w:rPr>
            </w:pPr>
            <w:ins w:id="2040" w:author="Armando Rocca" w:date="2022-01-27T15:24:00Z">
              <w:r w:rsidRPr="00D60902">
                <w:rPr>
                  <w:lang w:val="en-GB"/>
                  <w:rPrChange w:id="2041" w:author="Armando Rocca" w:date="2022-01-31T13:32:00Z">
                    <w:rPr>
                      <w:lang w:val="pt-BR"/>
                    </w:rPr>
                  </w:rPrChange>
                </w:rPr>
                <w:t xml:space="preserve">Last Change </w:t>
              </w:r>
            </w:ins>
            <w:ins w:id="2042" w:author="Armando Rocca" w:date="2022-01-27T15:25:00Z">
              <w:r w:rsidRPr="00D60902">
                <w:rPr>
                  <w:lang w:val="en-GB"/>
                  <w:rPrChange w:id="2043" w:author="Armando Rocca" w:date="2022-01-31T13:32:00Z">
                    <w:rPr>
                      <w:lang w:val="pt-BR"/>
                    </w:rPr>
                  </w:rPrChange>
                </w:rPr>
                <w:t>on YYYY-MM-DD</w:t>
              </w:r>
            </w:ins>
          </w:p>
        </w:tc>
        <w:tc>
          <w:tcPr>
            <w:tcW w:w="3117" w:type="dxa"/>
          </w:tcPr>
          <w:p w14:paraId="4666B035" w14:textId="5DE0B5D0" w:rsidR="00671FC0" w:rsidRPr="00D60902" w:rsidRDefault="00682F71" w:rsidP="00A83C6C">
            <w:pPr>
              <w:rPr>
                <w:ins w:id="2044" w:author="Armando Rocca" w:date="2022-01-27T15:22:00Z"/>
                <w:lang w:val="en-GB"/>
                <w:rPrChange w:id="2045" w:author="Armando Rocca" w:date="2022-01-31T13:32:00Z">
                  <w:rPr>
                    <w:ins w:id="2046" w:author="Armando Rocca" w:date="2022-01-27T15:22:00Z"/>
                    <w:lang w:val="pt-BR"/>
                  </w:rPr>
                </w:rPrChange>
              </w:rPr>
            </w:pPr>
            <w:ins w:id="2047" w:author="Armando Rocca" w:date="2022-01-31T09:37:00Z">
              <w:r w:rsidRPr="00D60902">
                <w:rPr>
                  <w:lang w:val="en-GB"/>
                </w:rPr>
                <w:t xml:space="preserve">To </w:t>
              </w:r>
            </w:ins>
            <w:ins w:id="2048" w:author="Armando Rocca" w:date="2022-01-31T09:36:00Z">
              <w:r w:rsidRPr="00D60902">
                <w:rPr>
                  <w:lang w:val="en-GB"/>
                </w:rPr>
                <w:t xml:space="preserve">be set with </w:t>
              </w:r>
            </w:ins>
            <w:ins w:id="2049" w:author="Armando Rocca" w:date="2022-01-31T09:37:00Z">
              <w:r w:rsidRPr="00D60902">
                <w:rPr>
                  <w:lang w:val="en-GB"/>
                </w:rPr>
                <w:t>the date of the change done in PO</w:t>
              </w:r>
            </w:ins>
          </w:p>
        </w:tc>
      </w:tr>
      <w:tr w:rsidR="00671FC0" w:rsidRPr="00D60902" w14:paraId="07EA9169" w14:textId="77777777" w:rsidTr="009B28F8">
        <w:trPr>
          <w:ins w:id="2050" w:author="Armando Rocca" w:date="2022-01-27T15:22:00Z"/>
        </w:trPr>
        <w:tc>
          <w:tcPr>
            <w:tcW w:w="3116" w:type="dxa"/>
          </w:tcPr>
          <w:p w14:paraId="67A979A8" w14:textId="63D6F54E" w:rsidR="00671FC0" w:rsidRPr="00D60902" w:rsidRDefault="00671FC0" w:rsidP="00A83C6C">
            <w:pPr>
              <w:rPr>
                <w:ins w:id="2051" w:author="Armando Rocca" w:date="2022-01-27T15:22:00Z"/>
                <w:lang w:val="en-GB"/>
                <w:rPrChange w:id="2052" w:author="Armando Rocca" w:date="2022-01-31T13:32:00Z">
                  <w:rPr>
                    <w:ins w:id="2053" w:author="Armando Rocca" w:date="2022-01-27T15:22:00Z"/>
                    <w:lang w:val="pt-BR"/>
                  </w:rPr>
                </w:rPrChange>
              </w:rPr>
            </w:pPr>
            <w:proofErr w:type="spellStart"/>
            <w:ins w:id="2054" w:author="Armando Rocca" w:date="2022-01-27T15:24:00Z">
              <w:r w:rsidRPr="00D60902">
                <w:rPr>
                  <w:lang w:val="en-GB"/>
                  <w:rPrChange w:id="2055" w:author="Armando Rocca" w:date="2022-01-31T13:32:00Z">
                    <w:rPr>
                      <w:lang w:val="pt-BR"/>
                    </w:rPr>
                  </w:rPrChange>
                </w:rPr>
                <w:t>Changetime</w:t>
              </w:r>
            </w:ins>
            <w:proofErr w:type="spellEnd"/>
          </w:p>
        </w:tc>
        <w:tc>
          <w:tcPr>
            <w:tcW w:w="3117" w:type="dxa"/>
          </w:tcPr>
          <w:p w14:paraId="6BAD0B61" w14:textId="6FF0F6EC" w:rsidR="00671FC0" w:rsidRPr="00D60902" w:rsidRDefault="00671FC0" w:rsidP="00A83C6C">
            <w:pPr>
              <w:rPr>
                <w:ins w:id="2056" w:author="Armando Rocca" w:date="2022-01-27T15:22:00Z"/>
                <w:lang w:val="en-GB"/>
                <w:rPrChange w:id="2057" w:author="Armando Rocca" w:date="2022-01-31T13:32:00Z">
                  <w:rPr>
                    <w:ins w:id="2058" w:author="Armando Rocca" w:date="2022-01-27T15:22:00Z"/>
                    <w:lang w:val="pt-BR"/>
                  </w:rPr>
                </w:rPrChange>
              </w:rPr>
            </w:pPr>
            <w:ins w:id="2059" w:author="Armando Rocca" w:date="2022-01-27T15:25:00Z">
              <w:r w:rsidRPr="00D60902">
                <w:rPr>
                  <w:lang w:val="en-GB"/>
                  <w:rPrChange w:id="2060" w:author="Armando Rocca" w:date="2022-01-31T13:32:00Z">
                    <w:rPr>
                      <w:lang w:val="pt-BR"/>
                    </w:rPr>
                  </w:rPrChange>
                </w:rPr>
                <w:t>Last Change at HH:</w:t>
              </w:r>
              <w:proofErr w:type="gramStart"/>
              <w:r w:rsidRPr="00D60902">
                <w:rPr>
                  <w:lang w:val="en-GB"/>
                  <w:rPrChange w:id="2061" w:author="Armando Rocca" w:date="2022-01-31T13:32:00Z">
                    <w:rPr>
                      <w:lang w:val="pt-BR"/>
                    </w:rPr>
                  </w:rPrChange>
                </w:rPr>
                <w:t>MM:SS</w:t>
              </w:r>
            </w:ins>
            <w:proofErr w:type="gramEnd"/>
          </w:p>
        </w:tc>
        <w:tc>
          <w:tcPr>
            <w:tcW w:w="3117" w:type="dxa"/>
          </w:tcPr>
          <w:p w14:paraId="689A70E9" w14:textId="0B262D3F" w:rsidR="00671FC0" w:rsidRPr="00D60902" w:rsidRDefault="00682F71" w:rsidP="00A83C6C">
            <w:pPr>
              <w:rPr>
                <w:ins w:id="2062" w:author="Armando Rocca" w:date="2022-01-27T15:22:00Z"/>
                <w:lang w:val="en-GB"/>
                <w:rPrChange w:id="2063" w:author="Armando Rocca" w:date="2022-01-31T13:32:00Z">
                  <w:rPr>
                    <w:ins w:id="2064" w:author="Armando Rocca" w:date="2022-01-27T15:22:00Z"/>
                    <w:lang w:val="pt-BR"/>
                  </w:rPr>
                </w:rPrChange>
              </w:rPr>
            </w:pPr>
            <w:ins w:id="2065" w:author="Armando Rocca" w:date="2022-01-31T09:37:00Z">
              <w:r w:rsidRPr="00D60902">
                <w:rPr>
                  <w:lang w:val="en-GB"/>
                </w:rPr>
                <w:t>To be set with the time of the change done in PO</w:t>
              </w:r>
            </w:ins>
          </w:p>
        </w:tc>
      </w:tr>
      <w:tr w:rsidR="00671FC0" w:rsidRPr="00D60902" w14:paraId="688BD5BB" w14:textId="77777777" w:rsidTr="009B28F8">
        <w:trPr>
          <w:ins w:id="2066" w:author="Armando Rocca" w:date="2022-01-27T15:24:00Z"/>
        </w:trPr>
        <w:tc>
          <w:tcPr>
            <w:tcW w:w="3116" w:type="dxa"/>
          </w:tcPr>
          <w:p w14:paraId="5E700663" w14:textId="2A686DD3" w:rsidR="00671FC0" w:rsidRPr="00D60902" w:rsidRDefault="00671FC0" w:rsidP="00A83C6C">
            <w:pPr>
              <w:rPr>
                <w:ins w:id="2067" w:author="Armando Rocca" w:date="2022-01-27T15:24:00Z"/>
                <w:lang w:val="en-GB"/>
                <w:rPrChange w:id="2068" w:author="Armando Rocca" w:date="2022-01-31T13:32:00Z">
                  <w:rPr>
                    <w:ins w:id="2069" w:author="Armando Rocca" w:date="2022-01-27T15:24:00Z"/>
                    <w:lang w:val="pt-BR"/>
                  </w:rPr>
                </w:rPrChange>
              </w:rPr>
            </w:pPr>
            <w:ins w:id="2070" w:author="Armando Rocca" w:date="2022-01-27T15:24:00Z">
              <w:r w:rsidRPr="00D60902">
                <w:rPr>
                  <w:lang w:val="en-GB"/>
                  <w:rPrChange w:id="2071" w:author="Armando Rocca" w:date="2022-01-31T13:32:00Z">
                    <w:rPr>
                      <w:lang w:val="pt-BR"/>
                    </w:rPr>
                  </w:rPrChange>
                </w:rPr>
                <w:t>ZRE_FLAG_TC</w:t>
              </w:r>
            </w:ins>
          </w:p>
        </w:tc>
        <w:tc>
          <w:tcPr>
            <w:tcW w:w="3117" w:type="dxa"/>
          </w:tcPr>
          <w:p w14:paraId="0AB1FAA8" w14:textId="4FD11E3E" w:rsidR="00671FC0" w:rsidRPr="00D60902" w:rsidRDefault="00566A2F" w:rsidP="00A83C6C">
            <w:pPr>
              <w:rPr>
                <w:ins w:id="2072" w:author="Armando Rocca" w:date="2022-01-27T15:24:00Z"/>
                <w:lang w:val="en-GB"/>
                <w:rPrChange w:id="2073" w:author="Armando Rocca" w:date="2022-01-31T13:32:00Z">
                  <w:rPr>
                    <w:ins w:id="2074" w:author="Armando Rocca" w:date="2022-01-27T15:24:00Z"/>
                    <w:lang w:val="pt-BR"/>
                  </w:rPr>
                </w:rPrChange>
              </w:rPr>
            </w:pPr>
            <w:ins w:id="2075" w:author="Armando Rocca" w:date="2022-01-27T15:25:00Z">
              <w:r w:rsidRPr="00D60902">
                <w:rPr>
                  <w:lang w:val="en-GB"/>
                  <w:rPrChange w:id="2076" w:author="Armando Rocca" w:date="2022-01-31T13:32:00Z">
                    <w:rPr>
                      <w:lang w:val="pt-BR"/>
                    </w:rPr>
                  </w:rPrChange>
                </w:rPr>
                <w:t xml:space="preserve">Flag </w:t>
              </w:r>
              <w:proofErr w:type="spellStart"/>
              <w:r w:rsidRPr="00D60902">
                <w:rPr>
                  <w:lang w:val="en-GB"/>
                  <w:rPrChange w:id="2077" w:author="Armando Rocca" w:date="2022-01-31T13:32:00Z">
                    <w:rPr>
                      <w:lang w:val="pt-BR"/>
                    </w:rPr>
                  </w:rPrChange>
                </w:rPr>
                <w:t>Assorbimento</w:t>
              </w:r>
              <w:proofErr w:type="spellEnd"/>
              <w:r w:rsidRPr="00D60902">
                <w:rPr>
                  <w:lang w:val="en-GB"/>
                  <w:rPrChange w:id="2078" w:author="Armando Rocca" w:date="2022-01-31T13:32:00Z">
                    <w:rPr>
                      <w:lang w:val="pt-BR"/>
                    </w:rPr>
                  </w:rPrChange>
                </w:rPr>
                <w:t xml:space="preserve"> Cost</w:t>
              </w:r>
            </w:ins>
            <w:ins w:id="2079" w:author="Armando Rocca" w:date="2022-01-27T15:26:00Z">
              <w:r w:rsidRPr="00D60902">
                <w:rPr>
                  <w:lang w:val="en-GB"/>
                  <w:rPrChange w:id="2080" w:author="Armando Rocca" w:date="2022-01-31T13:32:00Z">
                    <w:rPr>
                      <w:lang w:val="pt-BR"/>
                    </w:rPr>
                  </w:rPrChange>
                </w:rPr>
                <w:t xml:space="preserve"> </w:t>
              </w:r>
            </w:ins>
          </w:p>
        </w:tc>
        <w:tc>
          <w:tcPr>
            <w:tcW w:w="3117" w:type="dxa"/>
          </w:tcPr>
          <w:p w14:paraId="60114A6E" w14:textId="77777777" w:rsidR="00671FC0" w:rsidRPr="00D60902" w:rsidRDefault="00566A2F" w:rsidP="00A83C6C">
            <w:pPr>
              <w:rPr>
                <w:ins w:id="2081" w:author="Armando Rocca" w:date="2022-01-31T09:58:00Z"/>
                <w:lang w:val="en-GB"/>
              </w:rPr>
            </w:pPr>
            <w:ins w:id="2082" w:author="Armando Rocca" w:date="2022-01-27T15:26:00Z">
              <w:r w:rsidRPr="00D60902">
                <w:rPr>
                  <w:lang w:val="en-GB"/>
                  <w:rPrChange w:id="2083" w:author="Armando Rocca" w:date="2022-01-31T13:32:00Z">
                    <w:rPr>
                      <w:lang w:val="pt-BR"/>
                    </w:rPr>
                  </w:rPrChange>
                </w:rPr>
                <w:t>Possible value (H/C</w:t>
              </w:r>
            </w:ins>
            <w:ins w:id="2084" w:author="Armando Rocca" w:date="2022-01-31T09:29:00Z">
              <w:r w:rsidR="00570435" w:rsidRPr="00D60902">
                <w:rPr>
                  <w:lang w:val="en-GB"/>
                </w:rPr>
                <w:t>/</w:t>
              </w:r>
            </w:ins>
            <w:ins w:id="2085" w:author="Armando Rocca" w:date="2022-01-31T09:30:00Z">
              <w:r w:rsidR="000E0E5A" w:rsidRPr="00D60902">
                <w:rPr>
                  <w:lang w:val="en-GB"/>
                </w:rPr>
                <w:t>blank</w:t>
              </w:r>
            </w:ins>
            <w:ins w:id="2086" w:author="Armando Rocca" w:date="2022-01-31T09:29:00Z">
              <w:r w:rsidR="00570435" w:rsidRPr="00D60902">
                <w:rPr>
                  <w:lang w:val="en-GB"/>
                </w:rPr>
                <w:t>) H: Hours, C: Cost “</w:t>
              </w:r>
            </w:ins>
            <w:ins w:id="2087" w:author="Armando Rocca" w:date="2022-01-31T09:30:00Z">
              <w:r w:rsidR="000E0E5A" w:rsidRPr="00D60902">
                <w:rPr>
                  <w:lang w:val="en-GB"/>
                </w:rPr>
                <w:t>blank</w:t>
              </w:r>
            </w:ins>
            <w:ins w:id="2088" w:author="Armando Rocca" w:date="2022-01-31T09:29:00Z">
              <w:r w:rsidR="00570435" w:rsidRPr="00D60902">
                <w:rPr>
                  <w:lang w:val="en-GB"/>
                </w:rPr>
                <w:t>”: Both</w:t>
              </w:r>
            </w:ins>
          </w:p>
          <w:p w14:paraId="68E9B32E" w14:textId="4C66CF43" w:rsidR="00E9779D" w:rsidRPr="00D60902" w:rsidRDefault="00E9779D" w:rsidP="00A83C6C">
            <w:pPr>
              <w:rPr>
                <w:ins w:id="2089" w:author="Armando Rocca" w:date="2022-01-27T15:24:00Z"/>
                <w:lang w:val="en-GB"/>
                <w:rPrChange w:id="2090" w:author="Armando Rocca" w:date="2022-01-31T13:32:00Z">
                  <w:rPr>
                    <w:ins w:id="2091" w:author="Armando Rocca" w:date="2022-01-27T15:24:00Z"/>
                    <w:lang w:val="pt-BR"/>
                  </w:rPr>
                </w:rPrChange>
              </w:rPr>
            </w:pPr>
            <w:ins w:id="2092" w:author="Armando Rocca" w:date="2022-01-31T09:58:00Z">
              <w:r w:rsidRPr="00D60902">
                <w:rPr>
                  <w:color w:val="FF0000"/>
                  <w:lang w:val="en-GB"/>
                </w:rPr>
                <w:t>*Needs further clarification</w:t>
              </w:r>
            </w:ins>
          </w:p>
        </w:tc>
      </w:tr>
    </w:tbl>
    <w:p w14:paraId="3F343E96" w14:textId="77777777" w:rsidR="00A83C6C" w:rsidRPr="00D60902" w:rsidRDefault="00A83C6C" w:rsidP="00A83C6C">
      <w:pPr>
        <w:rPr>
          <w:ins w:id="2093" w:author="Armando Rocca" w:date="2022-01-26T18:06:00Z"/>
          <w:lang w:val="en-GB"/>
          <w:rPrChange w:id="2094" w:author="Armando Rocca" w:date="2022-01-31T13:32:00Z">
            <w:rPr>
              <w:ins w:id="2095" w:author="Armando Rocca" w:date="2022-01-26T18:06:00Z"/>
            </w:rPr>
          </w:rPrChange>
        </w:rPr>
      </w:pPr>
    </w:p>
    <w:p w14:paraId="33ED5B29" w14:textId="33B7D05C" w:rsidR="00A162D6" w:rsidRPr="00D60902" w:rsidRDefault="00A162D6" w:rsidP="00355391">
      <w:pPr>
        <w:rPr>
          <w:ins w:id="2096" w:author="Armando Rocca" w:date="2022-01-26T18:01:00Z"/>
          <w:lang w:val="en-GB"/>
          <w:rPrChange w:id="2097" w:author="Armando Rocca" w:date="2022-01-31T13:32:00Z">
            <w:rPr>
              <w:ins w:id="2098" w:author="Armando Rocca" w:date="2022-01-26T18:01:00Z"/>
            </w:rPr>
          </w:rPrChange>
        </w:rPr>
      </w:pPr>
    </w:p>
    <w:p w14:paraId="0E5C5146" w14:textId="7D9E894E" w:rsidR="001C50E9" w:rsidRDefault="00040BA4" w:rsidP="00355391">
      <w:pPr>
        <w:rPr>
          <w:ins w:id="2099" w:author="Armando Rocca" w:date="2022-01-31T15:11:00Z"/>
          <w:lang w:val="en-GB"/>
        </w:rPr>
      </w:pPr>
      <w:ins w:id="2100" w:author="Armando Rocca" w:date="2022-01-31T15:09:00Z">
        <w:r>
          <w:rPr>
            <w:lang w:val="en-GB"/>
          </w:rPr>
          <w:t xml:space="preserve">The data will be sent in asynchronous mode, </w:t>
        </w:r>
      </w:ins>
      <w:ins w:id="2101" w:author="Armando Rocca" w:date="2022-01-31T15:10:00Z">
        <w:r w:rsidR="001C50E9">
          <w:rPr>
            <w:lang w:val="en-GB"/>
          </w:rPr>
          <w:t xml:space="preserve">in the night a procedure </w:t>
        </w:r>
      </w:ins>
      <w:ins w:id="2102" w:author="Armando Rocca" w:date="2022-01-31T15:12:00Z">
        <w:r w:rsidR="001C50E9">
          <w:rPr>
            <w:lang w:val="en-GB"/>
          </w:rPr>
          <w:t>must</w:t>
        </w:r>
      </w:ins>
      <w:ins w:id="2103" w:author="Armando Rocca" w:date="2022-01-31T15:10:00Z">
        <w:r w:rsidR="001C50E9">
          <w:rPr>
            <w:lang w:val="en-GB"/>
          </w:rPr>
          <w:t xml:space="preserve"> check in the association table</w:t>
        </w:r>
      </w:ins>
      <w:ins w:id="2104" w:author="Armando Rocca" w:date="2022-02-01T15:21:00Z">
        <w:r w:rsidR="00C13C8E">
          <w:rPr>
            <w:lang w:val="en-GB"/>
          </w:rPr>
          <w:t xml:space="preserve">. </w:t>
        </w:r>
      </w:ins>
      <w:ins w:id="2105" w:author="Armando Rocca" w:date="2022-02-01T15:22:00Z">
        <w:r w:rsidR="00C13C8E">
          <w:rPr>
            <w:lang w:val="en-GB"/>
          </w:rPr>
          <w:t xml:space="preserve">To avoid loss of data, in case a user </w:t>
        </w:r>
      </w:ins>
      <w:ins w:id="2106" w:author="Armando Rocca" w:date="2022-02-01T15:23:00Z">
        <w:r w:rsidR="00C13C8E">
          <w:rPr>
            <w:lang w:val="en-GB"/>
          </w:rPr>
          <w:t>removes</w:t>
        </w:r>
      </w:ins>
      <w:ins w:id="2107" w:author="Armando Rocca" w:date="2022-02-01T15:22:00Z">
        <w:r w:rsidR="00C13C8E">
          <w:rPr>
            <w:lang w:val="en-GB"/>
          </w:rPr>
          <w:t xml:space="preserve"> some association, we </w:t>
        </w:r>
      </w:ins>
      <w:ins w:id="2108" w:author="Armando Rocca" w:date="2022-02-01T15:23:00Z">
        <w:r w:rsidR="00C13C8E">
          <w:rPr>
            <w:lang w:val="en-GB"/>
          </w:rPr>
          <w:t>must</w:t>
        </w:r>
      </w:ins>
      <w:ins w:id="2109" w:author="Armando Rocca" w:date="2022-02-01T15:22:00Z">
        <w:r w:rsidR="00C13C8E">
          <w:rPr>
            <w:lang w:val="en-GB"/>
          </w:rPr>
          <w:t xml:space="preserve"> </w:t>
        </w:r>
      </w:ins>
      <w:ins w:id="2110" w:author="Armando Rocca" w:date="2022-02-02T09:16:00Z">
        <w:r w:rsidR="00917ABC" w:rsidRPr="00A65340">
          <w:rPr>
            <w:color w:val="FF0000"/>
            <w:lang w:val="en-GB"/>
          </w:rPr>
          <w:t>always send</w:t>
        </w:r>
      </w:ins>
      <w:ins w:id="2111" w:author="Armando Rocca" w:date="2022-02-01T15:23:00Z">
        <w:r w:rsidR="00C13C8E" w:rsidRPr="00A65340">
          <w:rPr>
            <w:color w:val="FF0000"/>
            <w:lang w:val="en-GB"/>
          </w:rPr>
          <w:t xml:space="preserve"> the full list </w:t>
        </w:r>
        <w:r w:rsidR="00C13C8E">
          <w:rPr>
            <w:lang w:val="en-GB"/>
          </w:rPr>
          <w:t xml:space="preserve">of the association done. SAP </w:t>
        </w:r>
      </w:ins>
      <w:ins w:id="2112" w:author="Armando Rocca" w:date="2022-02-01T15:24:00Z">
        <w:r w:rsidR="00C13C8E">
          <w:rPr>
            <w:lang w:val="en-GB"/>
          </w:rPr>
          <w:t>must</w:t>
        </w:r>
      </w:ins>
      <w:ins w:id="2113" w:author="Armando Rocca" w:date="2022-02-01T15:23:00Z">
        <w:r w:rsidR="00C13C8E">
          <w:rPr>
            <w:lang w:val="en-GB"/>
          </w:rPr>
          <w:t xml:space="preserve"> manage it</w:t>
        </w:r>
      </w:ins>
      <w:ins w:id="2114" w:author="Armando Rocca" w:date="2022-02-01T15:24:00Z">
        <w:r w:rsidR="00C13C8E">
          <w:rPr>
            <w:lang w:val="en-GB"/>
          </w:rPr>
          <w:t>.</w:t>
        </w:r>
      </w:ins>
      <w:ins w:id="2115" w:author="Armando Rocca" w:date="2022-02-01T15:23:00Z">
        <w:r w:rsidR="00C13C8E">
          <w:rPr>
            <w:lang w:val="en-GB"/>
          </w:rPr>
          <w:t xml:space="preserve"> </w:t>
        </w:r>
      </w:ins>
      <w:ins w:id="2116" w:author="Armando Rocca" w:date="2022-02-01T15:22:00Z">
        <w:r w:rsidR="00C13C8E">
          <w:rPr>
            <w:lang w:val="en-GB"/>
          </w:rPr>
          <w:t xml:space="preserve"> </w:t>
        </w:r>
      </w:ins>
    </w:p>
    <w:p w14:paraId="5F7C4710" w14:textId="77777777" w:rsidR="001C50E9" w:rsidRDefault="001C50E9" w:rsidP="00355391">
      <w:pPr>
        <w:rPr>
          <w:ins w:id="2117" w:author="Armando Rocca" w:date="2022-01-31T15:11:00Z"/>
          <w:lang w:val="en-GB"/>
        </w:rPr>
      </w:pPr>
    </w:p>
    <w:p w14:paraId="063686DE" w14:textId="1F884FD2" w:rsidR="00355391" w:rsidRPr="00DA02C2" w:rsidRDefault="001C50E9" w:rsidP="00355391">
      <w:pPr>
        <w:rPr>
          <w:ins w:id="2118" w:author="Armando Rocca" w:date="2022-01-31T15:14:00Z"/>
          <w:color w:val="FF0000"/>
          <w:lang w:val="en-GB"/>
          <w:rPrChange w:id="2119" w:author="Armando Rocca" w:date="2022-01-31T15:21:00Z">
            <w:rPr>
              <w:ins w:id="2120" w:author="Armando Rocca" w:date="2022-01-31T15:14:00Z"/>
              <w:lang w:val="en-GB"/>
            </w:rPr>
          </w:rPrChange>
        </w:rPr>
      </w:pPr>
      <w:ins w:id="2121" w:author="Armando Rocca" w:date="2022-01-31T15:11:00Z">
        <w:r w:rsidRPr="00DA02C2">
          <w:rPr>
            <w:color w:val="FF0000"/>
            <w:lang w:val="en-GB"/>
            <w:rPrChange w:id="2122" w:author="Armando Rocca" w:date="2022-01-31T15:21:00Z">
              <w:rPr>
                <w:lang w:val="en-GB"/>
              </w:rPr>
            </w:rPrChange>
          </w:rPr>
          <w:t xml:space="preserve">Clarification point: </w:t>
        </w:r>
      </w:ins>
      <w:ins w:id="2123" w:author="Armando Rocca" w:date="2022-01-31T15:12:00Z">
        <w:r w:rsidRPr="00DA02C2">
          <w:rPr>
            <w:color w:val="FF0000"/>
            <w:lang w:val="en-GB"/>
            <w:rPrChange w:id="2124" w:author="Armando Rocca" w:date="2022-01-31T15:21:00Z">
              <w:rPr>
                <w:lang w:val="en-GB"/>
              </w:rPr>
            </w:rPrChange>
          </w:rPr>
          <w:t>sap need to receive all the entire set of data? Is possible remove</w:t>
        </w:r>
      </w:ins>
      <w:ins w:id="2125" w:author="Armando Rocca" w:date="2022-01-31T15:13:00Z">
        <w:r w:rsidRPr="00DA02C2">
          <w:rPr>
            <w:color w:val="FF0000"/>
            <w:lang w:val="en-GB"/>
            <w:rPrChange w:id="2126" w:author="Armando Rocca" w:date="2022-01-31T15:21:00Z">
              <w:rPr>
                <w:lang w:val="en-GB"/>
              </w:rPr>
            </w:rPrChange>
          </w:rPr>
          <w:t xml:space="preserve"> an association in POX? </w:t>
        </w:r>
      </w:ins>
      <w:ins w:id="2127" w:author="Armando Rocca" w:date="2022-01-31T15:10:00Z">
        <w:r w:rsidRPr="00DA02C2">
          <w:rPr>
            <w:color w:val="FF0000"/>
            <w:lang w:val="en-GB"/>
            <w:rPrChange w:id="2128" w:author="Armando Rocca" w:date="2022-01-31T15:21:00Z">
              <w:rPr>
                <w:lang w:val="en-GB"/>
              </w:rPr>
            </w:rPrChange>
          </w:rPr>
          <w:t xml:space="preserve"> </w:t>
        </w:r>
      </w:ins>
    </w:p>
    <w:p w14:paraId="2731D7B7" w14:textId="621B3CB8" w:rsidR="001C50E9" w:rsidRDefault="001C50E9" w:rsidP="00355391">
      <w:pPr>
        <w:rPr>
          <w:ins w:id="2129" w:author="Armando Rocca" w:date="2022-01-31T15:14:00Z"/>
          <w:lang w:val="en-GB"/>
        </w:rPr>
      </w:pPr>
    </w:p>
    <w:p w14:paraId="49F53B28" w14:textId="4E37A6E7" w:rsidR="001C50E9" w:rsidRDefault="001C50E9" w:rsidP="00355391">
      <w:pPr>
        <w:rPr>
          <w:ins w:id="2130" w:author="Armando Rocca" w:date="2022-01-31T15:14:00Z"/>
          <w:lang w:val="en-GB"/>
        </w:rPr>
      </w:pPr>
    </w:p>
    <w:p w14:paraId="480AD591" w14:textId="3FD370BF" w:rsidR="001C50E9" w:rsidRDefault="001C50E9" w:rsidP="001C50E9">
      <w:pPr>
        <w:pStyle w:val="Heading2"/>
        <w:rPr>
          <w:ins w:id="2131" w:author="Armando Rocca" w:date="2022-01-31T15:14:00Z"/>
        </w:rPr>
      </w:pPr>
      <w:bookmarkStart w:id="2132" w:name="_Toc94777290"/>
      <w:ins w:id="2133" w:author="Armando Rocca" w:date="2022-01-31T15:14:00Z">
        <w:r>
          <w:lastRenderedPageBreak/>
          <w:t xml:space="preserve">WBS and Internal Order </w:t>
        </w:r>
      </w:ins>
      <w:ins w:id="2134" w:author="Armando Rocca" w:date="2022-01-31T15:15:00Z">
        <w:r>
          <w:t>SAp to PO</w:t>
        </w:r>
      </w:ins>
      <w:bookmarkEnd w:id="2132"/>
    </w:p>
    <w:p w14:paraId="5299EC00" w14:textId="33005751" w:rsidR="001C50E9" w:rsidRDefault="001C50E9" w:rsidP="001C50E9">
      <w:pPr>
        <w:rPr>
          <w:ins w:id="2135" w:author="Armando Rocca" w:date="2022-01-31T15:14:00Z"/>
          <w:lang w:val="pt-BR" w:eastAsia="en-US"/>
        </w:rPr>
      </w:pPr>
    </w:p>
    <w:p w14:paraId="62291297" w14:textId="0D1AFECB" w:rsidR="00DA02C2" w:rsidRDefault="001C50E9" w:rsidP="001C50E9">
      <w:pPr>
        <w:rPr>
          <w:ins w:id="2136" w:author="Armando Rocca" w:date="2022-01-31T16:00:00Z"/>
          <w:lang w:val="en-GB" w:eastAsia="en-US"/>
        </w:rPr>
      </w:pPr>
      <w:ins w:id="2137" w:author="Armando Rocca" w:date="2022-01-31T15:14:00Z">
        <w:r w:rsidRPr="00D65D35">
          <w:rPr>
            <w:lang w:val="en-GB" w:eastAsia="en-US"/>
            <w:rPrChange w:id="2138" w:author="Armando Rocca" w:date="2022-01-31T15:15:00Z">
              <w:rPr>
                <w:lang w:val="pt-BR" w:eastAsia="en-US"/>
              </w:rPr>
            </w:rPrChange>
          </w:rPr>
          <w:t xml:space="preserve">The WBS and the internal order are sent </w:t>
        </w:r>
      </w:ins>
      <w:ins w:id="2139" w:author="Armando Rocca" w:date="2022-01-31T15:15:00Z">
        <w:r w:rsidR="00D65D35" w:rsidRPr="00D65D35">
          <w:rPr>
            <w:lang w:val="en-GB" w:eastAsia="en-US"/>
            <w:rPrChange w:id="2140" w:author="Armando Rocca" w:date="2022-01-31T15:15:00Z">
              <w:rPr>
                <w:lang w:val="pt-BR" w:eastAsia="en-US"/>
              </w:rPr>
            </w:rPrChange>
          </w:rPr>
          <w:t xml:space="preserve">from SAP to PO. There are a very huge </w:t>
        </w:r>
      </w:ins>
      <w:ins w:id="2141" w:author="Armando Rocca" w:date="2022-01-31T15:16:00Z">
        <w:r w:rsidR="00D65D35">
          <w:rPr>
            <w:lang w:val="en-GB" w:eastAsia="en-US"/>
          </w:rPr>
          <w:t xml:space="preserve">of records about this integration. </w:t>
        </w:r>
      </w:ins>
      <w:ins w:id="2142" w:author="Armando Rocca" w:date="2022-01-31T15:25:00Z">
        <w:r w:rsidR="00DA02C2">
          <w:rPr>
            <w:lang w:val="en-GB" w:eastAsia="en-US"/>
          </w:rPr>
          <w:t xml:space="preserve"> </w:t>
        </w:r>
      </w:ins>
      <w:ins w:id="2143" w:author="Armando Rocca" w:date="2022-01-31T16:00:00Z">
        <w:r w:rsidR="00F90ED8" w:rsidRPr="00F90ED8">
          <w:rPr>
            <w:lang w:val="en-GB" w:eastAsia="en-US"/>
          </w:rPr>
          <w:t>To receive less data from SAP only a restricted range of internal order will be considerate, the range is</w:t>
        </w:r>
        <w:r w:rsidR="00F90ED8" w:rsidRPr="00005498">
          <w:rPr>
            <w:color w:val="FF0000"/>
            <w:lang w:val="en-GB" w:eastAsia="en-US"/>
          </w:rPr>
          <w:t>: 009000000 – 009999999.</w:t>
        </w:r>
      </w:ins>
    </w:p>
    <w:p w14:paraId="5FAD5915" w14:textId="77777777" w:rsidR="00F90ED8" w:rsidRDefault="00F90ED8" w:rsidP="001C50E9">
      <w:pPr>
        <w:rPr>
          <w:ins w:id="2144" w:author="Armando Rocca" w:date="2022-01-31T15:24:00Z"/>
          <w:lang w:val="en-GB" w:eastAsia="en-US"/>
        </w:rPr>
      </w:pPr>
    </w:p>
    <w:p w14:paraId="3422293D" w14:textId="46962BD1" w:rsidR="00DA02C2" w:rsidRDefault="00DA02C2" w:rsidP="001C50E9">
      <w:pPr>
        <w:rPr>
          <w:ins w:id="2145" w:author="Armando Rocca" w:date="2022-01-31T15:16:00Z"/>
          <w:lang w:val="en-GB" w:eastAsia="en-US"/>
        </w:rPr>
      </w:pPr>
    </w:p>
    <w:p w14:paraId="1032CE28" w14:textId="435490B4" w:rsidR="00D65D35" w:rsidRDefault="00D65D35" w:rsidP="001C50E9">
      <w:pPr>
        <w:rPr>
          <w:ins w:id="2146" w:author="Armando Rocca" w:date="2022-01-31T15:16:00Z"/>
          <w:lang w:val="en-GB" w:eastAsia="en-US"/>
        </w:rPr>
      </w:pPr>
    </w:p>
    <w:p w14:paraId="1E4026E7" w14:textId="3018365C" w:rsidR="00D65D35" w:rsidRDefault="003D5728">
      <w:pPr>
        <w:pStyle w:val="Heading3"/>
        <w:rPr>
          <w:ins w:id="2147" w:author="Armando Rocca" w:date="2022-02-02T09:17:00Z"/>
        </w:rPr>
      </w:pPr>
      <w:bookmarkStart w:id="2148" w:name="_Toc94777291"/>
      <w:ins w:id="2149" w:author="Armando Rocca" w:date="2022-01-31T15:42:00Z">
        <w:r>
          <w:t xml:space="preserve">WBS </w:t>
        </w:r>
      </w:ins>
      <w:ins w:id="2150" w:author="Armando Rocca" w:date="2022-01-31T15:41:00Z">
        <w:r>
          <w:t>Data structure</w:t>
        </w:r>
        <w:bookmarkEnd w:id="2148"/>
        <w:r>
          <w:t xml:space="preserve"> </w:t>
        </w:r>
      </w:ins>
    </w:p>
    <w:p w14:paraId="2BEA259D" w14:textId="4E23CA2F" w:rsidR="00917ABC" w:rsidRPr="00917ABC" w:rsidRDefault="00917ABC" w:rsidP="00917ABC">
      <w:pPr>
        <w:rPr>
          <w:ins w:id="2151" w:author="Armando Rocca" w:date="2022-01-31T15:41:00Z"/>
          <w:lang w:val="en-GB" w:eastAsia="en-US"/>
          <w:rPrChange w:id="2152" w:author="Armando Rocca" w:date="2022-02-02T09:18:00Z">
            <w:rPr>
              <w:ins w:id="2153" w:author="Armando Rocca" w:date="2022-01-31T15:41:00Z"/>
            </w:rPr>
          </w:rPrChange>
        </w:rPr>
      </w:pPr>
      <w:ins w:id="2154" w:author="Armando Rocca" w:date="2022-02-02T09:17:00Z">
        <w:r w:rsidRPr="00917ABC">
          <w:rPr>
            <w:lang w:val="en-GB" w:eastAsia="en-US"/>
            <w:rPrChange w:id="2155" w:author="Armando Rocca" w:date="2022-02-02T09:18:00Z">
              <w:rPr>
                <w:lang w:val="pt-BR" w:eastAsia="en-US"/>
              </w:rPr>
            </w:rPrChange>
          </w:rPr>
          <w:t xml:space="preserve">A method will be created to get this </w:t>
        </w:r>
        <w:proofErr w:type="spellStart"/>
        <w:r w:rsidRPr="00917ABC">
          <w:rPr>
            <w:lang w:val="en-GB" w:eastAsia="en-US"/>
            <w:rPrChange w:id="2156" w:author="Armando Rocca" w:date="2022-02-02T09:18:00Z">
              <w:rPr>
                <w:lang w:val="pt-BR" w:eastAsia="en-US"/>
              </w:rPr>
            </w:rPrChange>
          </w:rPr>
          <w:t>máster</w:t>
        </w:r>
        <w:proofErr w:type="spellEnd"/>
        <w:r w:rsidRPr="00917ABC">
          <w:rPr>
            <w:lang w:val="en-GB" w:eastAsia="en-US"/>
            <w:rPrChange w:id="2157" w:author="Armando Rocca" w:date="2022-02-02T09:18:00Z">
              <w:rPr>
                <w:lang w:val="pt-BR" w:eastAsia="en-US"/>
              </w:rPr>
            </w:rPrChange>
          </w:rPr>
          <w:t xml:space="preserve"> data, here below the data structure</w:t>
        </w:r>
      </w:ins>
    </w:p>
    <w:p w14:paraId="0E46752D" w14:textId="77777777" w:rsidR="003D5728" w:rsidRPr="00917ABC" w:rsidRDefault="003D5728" w:rsidP="001C50E9">
      <w:pPr>
        <w:rPr>
          <w:ins w:id="2158" w:author="Armando Rocca" w:date="2022-01-31T15:19:00Z"/>
          <w:lang w:val="en-GB" w:eastAsia="en-US"/>
        </w:rPr>
      </w:pPr>
    </w:p>
    <w:tbl>
      <w:tblPr>
        <w:tblStyle w:val="TableGrid"/>
        <w:tblW w:w="0" w:type="auto"/>
        <w:tblLook w:val="04A0" w:firstRow="1" w:lastRow="0" w:firstColumn="1" w:lastColumn="0" w:noHBand="0" w:noVBand="1"/>
      </w:tblPr>
      <w:tblGrid>
        <w:gridCol w:w="3116"/>
        <w:gridCol w:w="3117"/>
        <w:gridCol w:w="3117"/>
      </w:tblGrid>
      <w:tr w:rsidR="00D65D35" w:rsidRPr="00917ABC" w14:paraId="0B4CCE85" w14:textId="77777777" w:rsidTr="00D65D35">
        <w:trPr>
          <w:ins w:id="2159" w:author="Armando Rocca" w:date="2022-01-31T15:19:00Z"/>
        </w:trPr>
        <w:tc>
          <w:tcPr>
            <w:tcW w:w="3116" w:type="dxa"/>
          </w:tcPr>
          <w:p w14:paraId="1BF36C52" w14:textId="1E323C51" w:rsidR="00D65D35" w:rsidRPr="00917ABC" w:rsidRDefault="00D65D35" w:rsidP="001C50E9">
            <w:pPr>
              <w:rPr>
                <w:ins w:id="2160" w:author="Armando Rocca" w:date="2022-01-31T15:19:00Z"/>
                <w:lang w:val="en-GB" w:eastAsia="en-US"/>
              </w:rPr>
            </w:pPr>
            <w:ins w:id="2161" w:author="Armando Rocca" w:date="2022-01-31T15:19:00Z">
              <w:r w:rsidRPr="00917ABC">
                <w:rPr>
                  <w:lang w:val="en-GB" w:eastAsia="en-US"/>
                </w:rPr>
                <w:t>Field name</w:t>
              </w:r>
            </w:ins>
          </w:p>
        </w:tc>
        <w:tc>
          <w:tcPr>
            <w:tcW w:w="3117" w:type="dxa"/>
          </w:tcPr>
          <w:p w14:paraId="648F3F42" w14:textId="608A14F9" w:rsidR="00D65D35" w:rsidRPr="00917ABC" w:rsidRDefault="00D65D35" w:rsidP="001C50E9">
            <w:pPr>
              <w:rPr>
                <w:ins w:id="2162" w:author="Armando Rocca" w:date="2022-01-31T15:19:00Z"/>
                <w:lang w:val="en-GB" w:eastAsia="en-US"/>
              </w:rPr>
            </w:pPr>
            <w:ins w:id="2163" w:author="Armando Rocca" w:date="2022-01-31T15:19:00Z">
              <w:r w:rsidRPr="00917ABC">
                <w:rPr>
                  <w:lang w:val="en-GB" w:eastAsia="en-US"/>
                </w:rPr>
                <w:t xml:space="preserve">Field </w:t>
              </w:r>
            </w:ins>
            <w:ins w:id="2164" w:author="Armando Rocca" w:date="2022-01-31T15:20:00Z">
              <w:r w:rsidRPr="00917ABC">
                <w:rPr>
                  <w:lang w:val="en-GB" w:eastAsia="en-US"/>
                </w:rPr>
                <w:t>Description</w:t>
              </w:r>
            </w:ins>
          </w:p>
        </w:tc>
        <w:tc>
          <w:tcPr>
            <w:tcW w:w="3117" w:type="dxa"/>
          </w:tcPr>
          <w:p w14:paraId="667AAD07" w14:textId="3A17F820" w:rsidR="00D65D35" w:rsidRPr="00917ABC" w:rsidRDefault="00D65D35" w:rsidP="001C50E9">
            <w:pPr>
              <w:rPr>
                <w:ins w:id="2165" w:author="Armando Rocca" w:date="2022-01-31T15:19:00Z"/>
                <w:lang w:val="en-GB" w:eastAsia="en-US"/>
              </w:rPr>
            </w:pPr>
            <w:ins w:id="2166" w:author="Armando Rocca" w:date="2022-01-31T15:20:00Z">
              <w:r w:rsidRPr="00917ABC">
                <w:rPr>
                  <w:lang w:val="en-GB" w:eastAsia="en-US"/>
                </w:rPr>
                <w:t>Note</w:t>
              </w:r>
            </w:ins>
          </w:p>
        </w:tc>
      </w:tr>
      <w:tr w:rsidR="00D65D35" w:rsidRPr="00917ABC" w14:paraId="4326EC3E" w14:textId="77777777" w:rsidTr="00D65D35">
        <w:trPr>
          <w:ins w:id="2167" w:author="Armando Rocca" w:date="2022-01-31T15:19:00Z"/>
        </w:trPr>
        <w:tc>
          <w:tcPr>
            <w:tcW w:w="3116" w:type="dxa"/>
          </w:tcPr>
          <w:p w14:paraId="1C9B8A27" w14:textId="74C30404" w:rsidR="00D65D35" w:rsidRPr="00917ABC" w:rsidRDefault="00D65D35" w:rsidP="001C50E9">
            <w:pPr>
              <w:rPr>
                <w:ins w:id="2168" w:author="Armando Rocca" w:date="2022-01-31T15:19:00Z"/>
                <w:lang w:val="en-GB" w:eastAsia="en-US"/>
              </w:rPr>
            </w:pPr>
            <w:ins w:id="2169" w:author="Armando Rocca" w:date="2022-01-31T15:20:00Z">
              <w:r w:rsidRPr="00917ABC">
                <w:rPr>
                  <w:lang w:val="en-GB" w:eastAsia="en-US"/>
                </w:rPr>
                <w:t>PSPNR</w:t>
              </w:r>
            </w:ins>
          </w:p>
        </w:tc>
        <w:tc>
          <w:tcPr>
            <w:tcW w:w="3117" w:type="dxa"/>
          </w:tcPr>
          <w:p w14:paraId="160FB8BC" w14:textId="5A3555C4" w:rsidR="00D65D35" w:rsidRPr="00917ABC" w:rsidRDefault="00DA02C2" w:rsidP="001C50E9">
            <w:pPr>
              <w:rPr>
                <w:ins w:id="2170" w:author="Armando Rocca" w:date="2022-01-31T15:19:00Z"/>
                <w:lang w:val="en-GB" w:eastAsia="en-US"/>
              </w:rPr>
            </w:pPr>
            <w:ins w:id="2171" w:author="Armando Rocca" w:date="2022-01-31T15:20:00Z">
              <w:r w:rsidRPr="00917ABC">
                <w:rPr>
                  <w:lang w:val="en-GB" w:eastAsia="en-US"/>
                </w:rPr>
                <w:t>WBS Number</w:t>
              </w:r>
            </w:ins>
          </w:p>
        </w:tc>
        <w:tc>
          <w:tcPr>
            <w:tcW w:w="3117" w:type="dxa"/>
          </w:tcPr>
          <w:p w14:paraId="742ED178" w14:textId="77777777" w:rsidR="00D65D35" w:rsidRPr="00917ABC" w:rsidRDefault="00D65D35" w:rsidP="001C50E9">
            <w:pPr>
              <w:rPr>
                <w:ins w:id="2172" w:author="Armando Rocca" w:date="2022-01-31T15:19:00Z"/>
                <w:lang w:val="en-GB" w:eastAsia="en-US"/>
              </w:rPr>
            </w:pPr>
          </w:p>
        </w:tc>
      </w:tr>
      <w:tr w:rsidR="00D65D35" w:rsidRPr="00917ABC" w14:paraId="6E75746B" w14:textId="77777777" w:rsidTr="00D65D35">
        <w:trPr>
          <w:ins w:id="2173" w:author="Armando Rocca" w:date="2022-01-31T15:19:00Z"/>
        </w:trPr>
        <w:tc>
          <w:tcPr>
            <w:tcW w:w="3116" w:type="dxa"/>
          </w:tcPr>
          <w:p w14:paraId="4741E5E8" w14:textId="2C0A7E07" w:rsidR="00D65D35" w:rsidRPr="00917ABC" w:rsidRDefault="00DA02C2" w:rsidP="001C50E9">
            <w:pPr>
              <w:rPr>
                <w:ins w:id="2174" w:author="Armando Rocca" w:date="2022-01-31T15:19:00Z"/>
                <w:lang w:val="en-GB" w:eastAsia="en-US"/>
              </w:rPr>
            </w:pPr>
            <w:ins w:id="2175" w:author="Armando Rocca" w:date="2022-01-31T15:20:00Z">
              <w:r w:rsidRPr="00917ABC">
                <w:rPr>
                  <w:lang w:val="en-GB" w:eastAsia="en-US"/>
                </w:rPr>
                <w:t>POST1</w:t>
              </w:r>
            </w:ins>
          </w:p>
        </w:tc>
        <w:tc>
          <w:tcPr>
            <w:tcW w:w="3117" w:type="dxa"/>
          </w:tcPr>
          <w:p w14:paraId="461DD7E3" w14:textId="1AA28051" w:rsidR="00D65D35" w:rsidRPr="00917ABC" w:rsidRDefault="00DA02C2" w:rsidP="001C50E9">
            <w:pPr>
              <w:rPr>
                <w:ins w:id="2176" w:author="Armando Rocca" w:date="2022-01-31T15:19:00Z"/>
                <w:lang w:val="en-GB" w:eastAsia="en-US"/>
              </w:rPr>
            </w:pPr>
            <w:ins w:id="2177" w:author="Armando Rocca" w:date="2022-01-31T15:20:00Z">
              <w:r w:rsidRPr="00917ABC">
                <w:rPr>
                  <w:lang w:val="en-GB" w:eastAsia="en-US"/>
                </w:rPr>
                <w:t>WBS Description</w:t>
              </w:r>
            </w:ins>
          </w:p>
        </w:tc>
        <w:tc>
          <w:tcPr>
            <w:tcW w:w="3117" w:type="dxa"/>
          </w:tcPr>
          <w:p w14:paraId="01EFFACE" w14:textId="77777777" w:rsidR="00D65D35" w:rsidRPr="00917ABC" w:rsidRDefault="00D65D35" w:rsidP="001C50E9">
            <w:pPr>
              <w:rPr>
                <w:ins w:id="2178" w:author="Armando Rocca" w:date="2022-01-31T15:19:00Z"/>
                <w:lang w:val="en-GB" w:eastAsia="en-US"/>
              </w:rPr>
            </w:pPr>
          </w:p>
        </w:tc>
      </w:tr>
      <w:tr w:rsidR="00D65D35" w:rsidRPr="00917ABC" w14:paraId="0B0D40C8" w14:textId="77777777" w:rsidTr="00D65D35">
        <w:trPr>
          <w:ins w:id="2179" w:author="Armando Rocca" w:date="2022-01-31T15:19:00Z"/>
        </w:trPr>
        <w:tc>
          <w:tcPr>
            <w:tcW w:w="3116" w:type="dxa"/>
          </w:tcPr>
          <w:p w14:paraId="2B0026EF" w14:textId="0C2F6375" w:rsidR="00D65D35" w:rsidRPr="00917ABC" w:rsidRDefault="00DA02C2" w:rsidP="001C50E9">
            <w:pPr>
              <w:rPr>
                <w:ins w:id="2180" w:author="Armando Rocca" w:date="2022-01-31T15:19:00Z"/>
                <w:lang w:val="en-GB" w:eastAsia="en-US"/>
              </w:rPr>
            </w:pPr>
            <w:ins w:id="2181" w:author="Armando Rocca" w:date="2022-01-31T15:20:00Z">
              <w:r w:rsidRPr="00917ABC">
                <w:rPr>
                  <w:lang w:val="en-GB" w:eastAsia="en-US"/>
                </w:rPr>
                <w:t>OBJNR</w:t>
              </w:r>
            </w:ins>
          </w:p>
        </w:tc>
        <w:tc>
          <w:tcPr>
            <w:tcW w:w="3117" w:type="dxa"/>
          </w:tcPr>
          <w:p w14:paraId="3FE2652F" w14:textId="55D90AA9" w:rsidR="00D65D35" w:rsidRPr="00917ABC" w:rsidRDefault="00DA02C2" w:rsidP="001C50E9">
            <w:pPr>
              <w:rPr>
                <w:ins w:id="2182" w:author="Armando Rocca" w:date="2022-01-31T15:19:00Z"/>
                <w:lang w:val="en-GB" w:eastAsia="en-US"/>
              </w:rPr>
            </w:pPr>
            <w:ins w:id="2183" w:author="Armando Rocca" w:date="2022-01-31T15:21:00Z">
              <w:r w:rsidRPr="00917ABC">
                <w:rPr>
                  <w:lang w:val="en-GB" w:eastAsia="en-US"/>
                </w:rPr>
                <w:t xml:space="preserve">SAP </w:t>
              </w:r>
            </w:ins>
            <w:ins w:id="2184" w:author="Armando Rocca" w:date="2022-01-31T15:20:00Z">
              <w:r w:rsidRPr="00917ABC">
                <w:rPr>
                  <w:lang w:val="en-GB" w:eastAsia="en-US"/>
                </w:rPr>
                <w:t xml:space="preserve">Object </w:t>
              </w:r>
            </w:ins>
            <w:ins w:id="2185" w:author="Armando Rocca" w:date="2022-01-31T15:21:00Z">
              <w:r w:rsidRPr="00917ABC">
                <w:rPr>
                  <w:lang w:val="en-GB" w:eastAsia="en-US"/>
                </w:rPr>
                <w:t xml:space="preserve">Number </w:t>
              </w:r>
            </w:ins>
          </w:p>
        </w:tc>
        <w:tc>
          <w:tcPr>
            <w:tcW w:w="3117" w:type="dxa"/>
          </w:tcPr>
          <w:p w14:paraId="6B50850D" w14:textId="5DD143BB" w:rsidR="00D65D35" w:rsidRPr="00917ABC" w:rsidRDefault="00D65D35" w:rsidP="001C50E9">
            <w:pPr>
              <w:rPr>
                <w:ins w:id="2186" w:author="Armando Rocca" w:date="2022-01-31T15:19:00Z"/>
                <w:lang w:val="en-GB" w:eastAsia="en-US"/>
              </w:rPr>
            </w:pPr>
          </w:p>
        </w:tc>
      </w:tr>
    </w:tbl>
    <w:p w14:paraId="0C5C321C" w14:textId="023B0962" w:rsidR="00D65D35" w:rsidRPr="00917ABC" w:rsidRDefault="00D65D35" w:rsidP="001C50E9">
      <w:pPr>
        <w:rPr>
          <w:ins w:id="2187" w:author="Armando Rocca" w:date="2022-01-31T15:23:00Z"/>
          <w:lang w:val="en-GB" w:eastAsia="en-US"/>
        </w:rPr>
      </w:pPr>
    </w:p>
    <w:p w14:paraId="2DE3A827" w14:textId="588F9F9F" w:rsidR="00DA02C2" w:rsidRPr="00917ABC" w:rsidRDefault="003D5728">
      <w:pPr>
        <w:pStyle w:val="Heading3"/>
        <w:rPr>
          <w:ins w:id="2188" w:author="Armando Rocca" w:date="2022-02-02T09:17:00Z"/>
          <w:lang w:val="en-GB"/>
          <w:rPrChange w:id="2189" w:author="Armando Rocca" w:date="2022-02-02T09:18:00Z">
            <w:rPr>
              <w:ins w:id="2190" w:author="Armando Rocca" w:date="2022-02-02T09:17:00Z"/>
            </w:rPr>
          </w:rPrChange>
        </w:rPr>
      </w:pPr>
      <w:bookmarkStart w:id="2191" w:name="_Toc94777292"/>
      <w:ins w:id="2192" w:author="Armando Rocca" w:date="2022-01-31T15:42:00Z">
        <w:r w:rsidRPr="00917ABC">
          <w:rPr>
            <w:lang w:val="en-GB"/>
            <w:rPrChange w:id="2193" w:author="Armando Rocca" w:date="2022-02-02T09:18:00Z">
              <w:rPr/>
            </w:rPrChange>
          </w:rPr>
          <w:t>Internal Order Data structure</w:t>
        </w:r>
      </w:ins>
      <w:bookmarkEnd w:id="2191"/>
    </w:p>
    <w:p w14:paraId="498A6F4F" w14:textId="77777777" w:rsidR="00917ABC" w:rsidRPr="00917ABC" w:rsidRDefault="00917ABC" w:rsidP="00917ABC">
      <w:pPr>
        <w:rPr>
          <w:ins w:id="2194" w:author="Armando Rocca" w:date="2022-02-02T09:17:00Z"/>
          <w:lang w:val="en-GB" w:eastAsia="en-US"/>
          <w:rPrChange w:id="2195" w:author="Armando Rocca" w:date="2022-02-02T09:18:00Z">
            <w:rPr>
              <w:ins w:id="2196" w:author="Armando Rocca" w:date="2022-02-02T09:17:00Z"/>
              <w:lang w:val="pt-BR" w:eastAsia="en-US"/>
            </w:rPr>
          </w:rPrChange>
        </w:rPr>
      </w:pPr>
      <w:ins w:id="2197" w:author="Armando Rocca" w:date="2022-02-02T09:17:00Z">
        <w:r w:rsidRPr="00917ABC">
          <w:rPr>
            <w:lang w:val="en-GB" w:eastAsia="en-US"/>
            <w:rPrChange w:id="2198" w:author="Armando Rocca" w:date="2022-02-02T09:18:00Z">
              <w:rPr>
                <w:lang w:val="pt-BR" w:eastAsia="en-US"/>
              </w:rPr>
            </w:rPrChange>
          </w:rPr>
          <w:t xml:space="preserve">A method will be created to get this </w:t>
        </w:r>
        <w:proofErr w:type="spellStart"/>
        <w:r w:rsidRPr="00917ABC">
          <w:rPr>
            <w:lang w:val="en-GB" w:eastAsia="en-US"/>
            <w:rPrChange w:id="2199" w:author="Armando Rocca" w:date="2022-02-02T09:18:00Z">
              <w:rPr>
                <w:lang w:val="pt-BR" w:eastAsia="en-US"/>
              </w:rPr>
            </w:rPrChange>
          </w:rPr>
          <w:t>máster</w:t>
        </w:r>
        <w:proofErr w:type="spellEnd"/>
        <w:r w:rsidRPr="00917ABC">
          <w:rPr>
            <w:lang w:val="en-GB" w:eastAsia="en-US"/>
            <w:rPrChange w:id="2200" w:author="Armando Rocca" w:date="2022-02-02T09:18:00Z">
              <w:rPr>
                <w:lang w:val="pt-BR" w:eastAsia="en-US"/>
              </w:rPr>
            </w:rPrChange>
          </w:rPr>
          <w:t xml:space="preserve"> data, here below the data structure</w:t>
        </w:r>
      </w:ins>
    </w:p>
    <w:p w14:paraId="187DDAE1" w14:textId="77777777" w:rsidR="00DA02C2" w:rsidRDefault="00DA02C2" w:rsidP="001C50E9">
      <w:pPr>
        <w:rPr>
          <w:ins w:id="2201" w:author="Armando Rocca" w:date="2022-01-31T15:23:00Z"/>
          <w:lang w:val="en-GB" w:eastAsia="en-US"/>
        </w:rPr>
      </w:pPr>
    </w:p>
    <w:tbl>
      <w:tblPr>
        <w:tblStyle w:val="TableGrid"/>
        <w:tblW w:w="0" w:type="auto"/>
        <w:tblLook w:val="04A0" w:firstRow="1" w:lastRow="0" w:firstColumn="1" w:lastColumn="0" w:noHBand="0" w:noVBand="1"/>
      </w:tblPr>
      <w:tblGrid>
        <w:gridCol w:w="3116"/>
        <w:gridCol w:w="3117"/>
        <w:gridCol w:w="3117"/>
      </w:tblGrid>
      <w:tr w:rsidR="00DA02C2" w14:paraId="6F7CE33C" w14:textId="77777777" w:rsidTr="00C911EA">
        <w:trPr>
          <w:ins w:id="2202" w:author="Armando Rocca" w:date="2022-01-31T15:23:00Z"/>
        </w:trPr>
        <w:tc>
          <w:tcPr>
            <w:tcW w:w="3116" w:type="dxa"/>
          </w:tcPr>
          <w:p w14:paraId="6B1DAB38" w14:textId="77777777" w:rsidR="00DA02C2" w:rsidRDefault="00DA02C2" w:rsidP="00C911EA">
            <w:pPr>
              <w:rPr>
                <w:ins w:id="2203" w:author="Armando Rocca" w:date="2022-01-31T15:23:00Z"/>
                <w:lang w:val="en-GB" w:eastAsia="en-US"/>
              </w:rPr>
            </w:pPr>
            <w:ins w:id="2204" w:author="Armando Rocca" w:date="2022-01-31T15:23:00Z">
              <w:r>
                <w:rPr>
                  <w:lang w:val="en-GB" w:eastAsia="en-US"/>
                </w:rPr>
                <w:t>Field name</w:t>
              </w:r>
            </w:ins>
          </w:p>
        </w:tc>
        <w:tc>
          <w:tcPr>
            <w:tcW w:w="3117" w:type="dxa"/>
          </w:tcPr>
          <w:p w14:paraId="6C3E778E" w14:textId="77777777" w:rsidR="00DA02C2" w:rsidRDefault="00DA02C2" w:rsidP="00C911EA">
            <w:pPr>
              <w:rPr>
                <w:ins w:id="2205" w:author="Armando Rocca" w:date="2022-01-31T15:23:00Z"/>
                <w:lang w:val="en-GB" w:eastAsia="en-US"/>
              </w:rPr>
            </w:pPr>
            <w:ins w:id="2206" w:author="Armando Rocca" w:date="2022-01-31T15:23:00Z">
              <w:r>
                <w:rPr>
                  <w:lang w:val="en-GB" w:eastAsia="en-US"/>
                </w:rPr>
                <w:t>Field Description</w:t>
              </w:r>
            </w:ins>
          </w:p>
        </w:tc>
        <w:tc>
          <w:tcPr>
            <w:tcW w:w="3117" w:type="dxa"/>
          </w:tcPr>
          <w:p w14:paraId="337D784D" w14:textId="77777777" w:rsidR="00DA02C2" w:rsidRDefault="00DA02C2" w:rsidP="00C911EA">
            <w:pPr>
              <w:rPr>
                <w:ins w:id="2207" w:author="Armando Rocca" w:date="2022-01-31T15:23:00Z"/>
                <w:lang w:val="en-GB" w:eastAsia="en-US"/>
              </w:rPr>
            </w:pPr>
            <w:ins w:id="2208" w:author="Armando Rocca" w:date="2022-01-31T15:23:00Z">
              <w:r>
                <w:rPr>
                  <w:lang w:val="en-GB" w:eastAsia="en-US"/>
                </w:rPr>
                <w:t>Note</w:t>
              </w:r>
            </w:ins>
          </w:p>
        </w:tc>
      </w:tr>
      <w:tr w:rsidR="00DA02C2" w14:paraId="2F277643" w14:textId="77777777" w:rsidTr="00C911EA">
        <w:trPr>
          <w:ins w:id="2209" w:author="Armando Rocca" w:date="2022-01-31T15:23:00Z"/>
        </w:trPr>
        <w:tc>
          <w:tcPr>
            <w:tcW w:w="3116" w:type="dxa"/>
          </w:tcPr>
          <w:p w14:paraId="252656A8" w14:textId="4C1F1B10" w:rsidR="00DA02C2" w:rsidRDefault="00DA02C2" w:rsidP="00C911EA">
            <w:pPr>
              <w:rPr>
                <w:ins w:id="2210" w:author="Armando Rocca" w:date="2022-01-31T15:23:00Z"/>
                <w:lang w:val="en-GB" w:eastAsia="en-US"/>
              </w:rPr>
            </w:pPr>
            <w:ins w:id="2211" w:author="Armando Rocca" w:date="2022-01-31T15:23:00Z">
              <w:r>
                <w:rPr>
                  <w:lang w:val="en-GB" w:eastAsia="en-US"/>
                </w:rPr>
                <w:t>AUFNR</w:t>
              </w:r>
            </w:ins>
          </w:p>
        </w:tc>
        <w:tc>
          <w:tcPr>
            <w:tcW w:w="3117" w:type="dxa"/>
          </w:tcPr>
          <w:p w14:paraId="4AD72733" w14:textId="04A304B1" w:rsidR="00DA02C2" w:rsidRDefault="00DA02C2" w:rsidP="00C911EA">
            <w:pPr>
              <w:rPr>
                <w:ins w:id="2212" w:author="Armando Rocca" w:date="2022-01-31T15:23:00Z"/>
                <w:lang w:val="en-GB" w:eastAsia="en-US"/>
              </w:rPr>
            </w:pPr>
            <w:ins w:id="2213" w:author="Armando Rocca" w:date="2022-01-31T15:23:00Z">
              <w:r>
                <w:rPr>
                  <w:lang w:val="en-GB" w:eastAsia="en-US"/>
                </w:rPr>
                <w:t>Internal Order Number</w:t>
              </w:r>
            </w:ins>
          </w:p>
        </w:tc>
        <w:tc>
          <w:tcPr>
            <w:tcW w:w="3117" w:type="dxa"/>
          </w:tcPr>
          <w:p w14:paraId="3B07A3E6" w14:textId="77777777" w:rsidR="00DA02C2" w:rsidRDefault="00DA02C2" w:rsidP="00C911EA">
            <w:pPr>
              <w:rPr>
                <w:ins w:id="2214" w:author="Armando Rocca" w:date="2022-01-31T15:23:00Z"/>
                <w:lang w:val="en-GB" w:eastAsia="en-US"/>
              </w:rPr>
            </w:pPr>
          </w:p>
        </w:tc>
      </w:tr>
      <w:tr w:rsidR="00DA02C2" w14:paraId="7A8FB4DB" w14:textId="77777777" w:rsidTr="00C911EA">
        <w:trPr>
          <w:ins w:id="2215" w:author="Armando Rocca" w:date="2022-01-31T15:23:00Z"/>
        </w:trPr>
        <w:tc>
          <w:tcPr>
            <w:tcW w:w="3116" w:type="dxa"/>
          </w:tcPr>
          <w:p w14:paraId="17F0BBAA" w14:textId="6825041D" w:rsidR="00DA02C2" w:rsidRDefault="00DA02C2" w:rsidP="00C911EA">
            <w:pPr>
              <w:rPr>
                <w:ins w:id="2216" w:author="Armando Rocca" w:date="2022-01-31T15:23:00Z"/>
                <w:lang w:val="en-GB" w:eastAsia="en-US"/>
              </w:rPr>
            </w:pPr>
            <w:ins w:id="2217" w:author="Armando Rocca" w:date="2022-01-31T15:23:00Z">
              <w:r>
                <w:rPr>
                  <w:lang w:val="en-GB" w:eastAsia="en-US"/>
                </w:rPr>
                <w:t>KTEXT</w:t>
              </w:r>
            </w:ins>
          </w:p>
        </w:tc>
        <w:tc>
          <w:tcPr>
            <w:tcW w:w="3117" w:type="dxa"/>
          </w:tcPr>
          <w:p w14:paraId="095C1BA3" w14:textId="72F40BEE" w:rsidR="00DA02C2" w:rsidRDefault="00DA02C2" w:rsidP="00C911EA">
            <w:pPr>
              <w:rPr>
                <w:ins w:id="2218" w:author="Armando Rocca" w:date="2022-01-31T15:23:00Z"/>
                <w:lang w:val="en-GB" w:eastAsia="en-US"/>
              </w:rPr>
            </w:pPr>
            <w:ins w:id="2219" w:author="Armando Rocca" w:date="2022-01-31T15:23:00Z">
              <w:r>
                <w:rPr>
                  <w:lang w:val="en-GB" w:eastAsia="en-US"/>
                </w:rPr>
                <w:t>Internal</w:t>
              </w:r>
            </w:ins>
            <w:ins w:id="2220" w:author="Armando Rocca" w:date="2022-01-31T15:24:00Z">
              <w:r>
                <w:rPr>
                  <w:lang w:val="en-GB" w:eastAsia="en-US"/>
                </w:rPr>
                <w:t xml:space="preserve"> </w:t>
              </w:r>
            </w:ins>
            <w:ins w:id="2221" w:author="Armando Rocca" w:date="2022-01-31T15:23:00Z">
              <w:r>
                <w:rPr>
                  <w:lang w:val="en-GB" w:eastAsia="en-US"/>
                </w:rPr>
                <w:t>Order Description</w:t>
              </w:r>
            </w:ins>
          </w:p>
        </w:tc>
        <w:tc>
          <w:tcPr>
            <w:tcW w:w="3117" w:type="dxa"/>
          </w:tcPr>
          <w:p w14:paraId="2D9CFC81" w14:textId="77777777" w:rsidR="00DA02C2" w:rsidRDefault="00DA02C2" w:rsidP="00C911EA">
            <w:pPr>
              <w:rPr>
                <w:ins w:id="2222" w:author="Armando Rocca" w:date="2022-01-31T15:23:00Z"/>
                <w:lang w:val="en-GB" w:eastAsia="en-US"/>
              </w:rPr>
            </w:pPr>
          </w:p>
        </w:tc>
      </w:tr>
      <w:tr w:rsidR="00DA02C2" w14:paraId="0F4B68BE" w14:textId="77777777" w:rsidTr="00C911EA">
        <w:trPr>
          <w:ins w:id="2223" w:author="Armando Rocca" w:date="2022-01-31T15:23:00Z"/>
        </w:trPr>
        <w:tc>
          <w:tcPr>
            <w:tcW w:w="3116" w:type="dxa"/>
          </w:tcPr>
          <w:p w14:paraId="761A2726" w14:textId="77777777" w:rsidR="00DA02C2" w:rsidRDefault="00DA02C2" w:rsidP="00C911EA">
            <w:pPr>
              <w:rPr>
                <w:ins w:id="2224" w:author="Armando Rocca" w:date="2022-01-31T15:23:00Z"/>
                <w:lang w:val="en-GB" w:eastAsia="en-US"/>
              </w:rPr>
            </w:pPr>
            <w:ins w:id="2225" w:author="Armando Rocca" w:date="2022-01-31T15:23:00Z">
              <w:r>
                <w:rPr>
                  <w:lang w:val="en-GB" w:eastAsia="en-US"/>
                </w:rPr>
                <w:t>OBJNR</w:t>
              </w:r>
            </w:ins>
          </w:p>
        </w:tc>
        <w:tc>
          <w:tcPr>
            <w:tcW w:w="3117" w:type="dxa"/>
          </w:tcPr>
          <w:p w14:paraId="645CC4BA" w14:textId="77777777" w:rsidR="00DA02C2" w:rsidRDefault="00DA02C2" w:rsidP="00C911EA">
            <w:pPr>
              <w:rPr>
                <w:ins w:id="2226" w:author="Armando Rocca" w:date="2022-01-31T15:23:00Z"/>
                <w:lang w:val="en-GB" w:eastAsia="en-US"/>
              </w:rPr>
            </w:pPr>
            <w:ins w:id="2227" w:author="Armando Rocca" w:date="2022-01-31T15:23:00Z">
              <w:r>
                <w:rPr>
                  <w:lang w:val="en-GB" w:eastAsia="en-US"/>
                </w:rPr>
                <w:t xml:space="preserve">SAP Object Number </w:t>
              </w:r>
            </w:ins>
          </w:p>
        </w:tc>
        <w:tc>
          <w:tcPr>
            <w:tcW w:w="3117" w:type="dxa"/>
          </w:tcPr>
          <w:p w14:paraId="55F41160" w14:textId="77777777" w:rsidR="00DA02C2" w:rsidRDefault="00DA02C2" w:rsidP="00C911EA">
            <w:pPr>
              <w:rPr>
                <w:ins w:id="2228" w:author="Armando Rocca" w:date="2022-01-31T15:23:00Z"/>
                <w:lang w:val="en-GB" w:eastAsia="en-US"/>
              </w:rPr>
            </w:pPr>
          </w:p>
        </w:tc>
      </w:tr>
    </w:tbl>
    <w:p w14:paraId="309714C4" w14:textId="4A32AB25" w:rsidR="00DA02C2" w:rsidRDefault="00DA02C2" w:rsidP="001C50E9">
      <w:pPr>
        <w:rPr>
          <w:ins w:id="2229" w:author="Armando Rocca" w:date="2022-01-31T15:42:00Z"/>
          <w:lang w:val="en-GB" w:eastAsia="en-US"/>
        </w:rPr>
      </w:pPr>
    </w:p>
    <w:p w14:paraId="14DC8D93" w14:textId="7511FBA8" w:rsidR="003D5728" w:rsidRDefault="003D5728" w:rsidP="003D5728">
      <w:pPr>
        <w:pStyle w:val="Heading3"/>
        <w:rPr>
          <w:ins w:id="2230" w:author="Armando Rocca" w:date="2022-01-31T16:00:00Z"/>
        </w:rPr>
      </w:pPr>
      <w:bookmarkStart w:id="2231" w:name="_Toc94777293"/>
      <w:ins w:id="2232" w:author="Armando Rocca" w:date="2022-01-31T15:42:00Z">
        <w:r>
          <w:t>Staging Table in PO</w:t>
        </w:r>
      </w:ins>
      <w:bookmarkEnd w:id="2231"/>
    </w:p>
    <w:p w14:paraId="4DF05EA1" w14:textId="5A7B6247" w:rsidR="00F90ED8" w:rsidRDefault="00F90ED8" w:rsidP="00F90ED8">
      <w:pPr>
        <w:rPr>
          <w:ins w:id="2233" w:author="Armando Rocca" w:date="2022-01-31T16:02:00Z"/>
          <w:lang w:val="en-GB" w:eastAsia="en-US"/>
        </w:rPr>
      </w:pPr>
      <w:ins w:id="2234" w:author="Armando Rocca" w:date="2022-01-31T16:00:00Z">
        <w:r>
          <w:rPr>
            <w:lang w:val="en-GB" w:eastAsia="en-US"/>
          </w:rPr>
          <w:t xml:space="preserve">A new staging table will be created to store </w:t>
        </w:r>
      </w:ins>
      <w:ins w:id="2235" w:author="Armando Rocca" w:date="2022-01-31T16:01:00Z">
        <w:r>
          <w:rPr>
            <w:lang w:val="en-GB" w:eastAsia="en-US"/>
          </w:rPr>
          <w:t xml:space="preserve">WBS and </w:t>
        </w:r>
      </w:ins>
      <w:r w:rsidR="00B91632">
        <w:rPr>
          <w:lang w:val="en-GB" w:eastAsia="en-US"/>
        </w:rPr>
        <w:t xml:space="preserve">the </w:t>
      </w:r>
      <w:ins w:id="2236" w:author="Armando Rocca" w:date="2022-01-31T16:01:00Z">
        <w:r>
          <w:rPr>
            <w:lang w:val="en-GB" w:eastAsia="en-US"/>
          </w:rPr>
          <w:t xml:space="preserve">internal order, I suggest </w:t>
        </w:r>
      </w:ins>
      <w:ins w:id="2237" w:author="Armando Rocca" w:date="2022-02-01T15:24:00Z">
        <w:r w:rsidR="00347D27">
          <w:rPr>
            <w:lang w:val="en-GB" w:eastAsia="en-US"/>
          </w:rPr>
          <w:t>using</w:t>
        </w:r>
      </w:ins>
      <w:ins w:id="2238" w:author="Armando Rocca" w:date="2022-01-31T16:01:00Z">
        <w:r>
          <w:rPr>
            <w:lang w:val="en-GB" w:eastAsia="en-US"/>
          </w:rPr>
          <w:t xml:space="preserve"> one table to store both kind of objects identifying </w:t>
        </w:r>
      </w:ins>
      <w:ins w:id="2239" w:author="Armando Rocca" w:date="2022-01-31T16:02:00Z">
        <w:r>
          <w:rPr>
            <w:lang w:val="en-GB" w:eastAsia="en-US"/>
          </w:rPr>
          <w:t xml:space="preserve">the different objects </w:t>
        </w:r>
      </w:ins>
      <w:ins w:id="2240" w:author="Armando Rocca" w:date="2022-02-01T15:25:00Z">
        <w:r w:rsidR="00347D27">
          <w:rPr>
            <w:lang w:val="en-GB" w:eastAsia="en-US"/>
          </w:rPr>
          <w:t>by</w:t>
        </w:r>
      </w:ins>
      <w:ins w:id="2241" w:author="Armando Rocca" w:date="2022-01-31T16:02:00Z">
        <w:r>
          <w:rPr>
            <w:lang w:val="en-GB" w:eastAsia="en-US"/>
          </w:rPr>
          <w:t xml:space="preserve"> a flag.</w:t>
        </w:r>
      </w:ins>
    </w:p>
    <w:p w14:paraId="734180EE" w14:textId="77777777" w:rsidR="00F90ED8" w:rsidRPr="00F90ED8" w:rsidRDefault="00F90ED8" w:rsidP="00F90ED8">
      <w:pPr>
        <w:rPr>
          <w:ins w:id="2242" w:author="Armando Rocca" w:date="2022-01-31T15:19:00Z"/>
          <w:lang w:val="pt-BR" w:eastAsia="en-US"/>
          <w:rPrChange w:id="2243" w:author="Armando Rocca" w:date="2022-01-31T16:00:00Z">
            <w:rPr>
              <w:ins w:id="2244" w:author="Armando Rocca" w:date="2022-01-31T15:19:00Z"/>
            </w:rPr>
          </w:rPrChange>
        </w:rPr>
      </w:pPr>
    </w:p>
    <w:tbl>
      <w:tblPr>
        <w:tblStyle w:val="TableGrid"/>
        <w:tblW w:w="0" w:type="auto"/>
        <w:tblLook w:val="04A0" w:firstRow="1" w:lastRow="0" w:firstColumn="1" w:lastColumn="0" w:noHBand="0" w:noVBand="1"/>
        <w:tblPrChange w:id="2245" w:author="Armando Rocca" w:date="2022-01-31T15:44:00Z">
          <w:tblPr>
            <w:tblStyle w:val="TableGrid"/>
            <w:tblW w:w="0" w:type="auto"/>
            <w:tblLook w:val="04A0" w:firstRow="1" w:lastRow="0" w:firstColumn="1" w:lastColumn="0" w:noHBand="0" w:noVBand="1"/>
          </w:tblPr>
        </w:tblPrChange>
      </w:tblPr>
      <w:tblGrid>
        <w:gridCol w:w="3116"/>
        <w:gridCol w:w="3400"/>
        <w:gridCol w:w="2834"/>
        <w:tblGridChange w:id="2246">
          <w:tblGrid>
            <w:gridCol w:w="3116"/>
            <w:gridCol w:w="3117"/>
            <w:gridCol w:w="283"/>
            <w:gridCol w:w="2834"/>
          </w:tblGrid>
        </w:tblGridChange>
      </w:tblGrid>
      <w:tr w:rsidR="003D5728" w14:paraId="25E5EAE5" w14:textId="77777777" w:rsidTr="003D5728">
        <w:trPr>
          <w:ins w:id="2247" w:author="Armando Rocca" w:date="2022-01-31T15:42:00Z"/>
        </w:trPr>
        <w:tc>
          <w:tcPr>
            <w:tcW w:w="3116" w:type="dxa"/>
            <w:tcPrChange w:id="2248" w:author="Armando Rocca" w:date="2022-01-31T15:44:00Z">
              <w:tcPr>
                <w:tcW w:w="3116" w:type="dxa"/>
              </w:tcPr>
            </w:tcPrChange>
          </w:tcPr>
          <w:p w14:paraId="03A89E29" w14:textId="77777777" w:rsidR="003D5728" w:rsidRDefault="003D5728" w:rsidP="00C911EA">
            <w:pPr>
              <w:rPr>
                <w:ins w:id="2249" w:author="Armando Rocca" w:date="2022-01-31T15:42:00Z"/>
                <w:lang w:val="en-GB" w:eastAsia="en-US"/>
              </w:rPr>
            </w:pPr>
            <w:ins w:id="2250" w:author="Armando Rocca" w:date="2022-01-31T15:42:00Z">
              <w:r>
                <w:rPr>
                  <w:lang w:val="en-GB" w:eastAsia="en-US"/>
                </w:rPr>
                <w:t>Field name</w:t>
              </w:r>
            </w:ins>
          </w:p>
        </w:tc>
        <w:tc>
          <w:tcPr>
            <w:tcW w:w="3400" w:type="dxa"/>
            <w:tcPrChange w:id="2251" w:author="Armando Rocca" w:date="2022-01-31T15:44:00Z">
              <w:tcPr>
                <w:tcW w:w="3117" w:type="dxa"/>
              </w:tcPr>
            </w:tcPrChange>
          </w:tcPr>
          <w:p w14:paraId="76C835E6" w14:textId="77777777" w:rsidR="003D5728" w:rsidRDefault="003D5728" w:rsidP="00C911EA">
            <w:pPr>
              <w:rPr>
                <w:ins w:id="2252" w:author="Armando Rocca" w:date="2022-01-31T15:42:00Z"/>
                <w:lang w:val="en-GB" w:eastAsia="en-US"/>
              </w:rPr>
            </w:pPr>
            <w:ins w:id="2253" w:author="Armando Rocca" w:date="2022-01-31T15:42:00Z">
              <w:r>
                <w:rPr>
                  <w:lang w:val="en-GB" w:eastAsia="en-US"/>
                </w:rPr>
                <w:t>Field Description</w:t>
              </w:r>
            </w:ins>
          </w:p>
        </w:tc>
        <w:tc>
          <w:tcPr>
            <w:tcW w:w="2834" w:type="dxa"/>
            <w:tcPrChange w:id="2254" w:author="Armando Rocca" w:date="2022-01-31T15:44:00Z">
              <w:tcPr>
                <w:tcW w:w="3117" w:type="dxa"/>
                <w:gridSpan w:val="2"/>
              </w:tcPr>
            </w:tcPrChange>
          </w:tcPr>
          <w:p w14:paraId="79C8C2CB" w14:textId="77777777" w:rsidR="003D5728" w:rsidRDefault="003D5728" w:rsidP="00C911EA">
            <w:pPr>
              <w:rPr>
                <w:ins w:id="2255" w:author="Armando Rocca" w:date="2022-01-31T15:42:00Z"/>
                <w:lang w:val="en-GB" w:eastAsia="en-US"/>
              </w:rPr>
            </w:pPr>
            <w:ins w:id="2256" w:author="Armando Rocca" w:date="2022-01-31T15:42:00Z">
              <w:r>
                <w:rPr>
                  <w:lang w:val="en-GB" w:eastAsia="en-US"/>
                </w:rPr>
                <w:t>Note</w:t>
              </w:r>
            </w:ins>
          </w:p>
        </w:tc>
      </w:tr>
      <w:tr w:rsidR="003D5728" w14:paraId="492DB124" w14:textId="77777777" w:rsidTr="003D5728">
        <w:trPr>
          <w:ins w:id="2257" w:author="Armando Rocca" w:date="2022-01-31T15:42:00Z"/>
        </w:trPr>
        <w:tc>
          <w:tcPr>
            <w:tcW w:w="3116" w:type="dxa"/>
            <w:tcPrChange w:id="2258" w:author="Armando Rocca" w:date="2022-01-31T15:44:00Z">
              <w:tcPr>
                <w:tcW w:w="3116" w:type="dxa"/>
              </w:tcPr>
            </w:tcPrChange>
          </w:tcPr>
          <w:p w14:paraId="0071247E" w14:textId="5515C27E" w:rsidR="003D5728" w:rsidRDefault="003D5728" w:rsidP="00C911EA">
            <w:pPr>
              <w:rPr>
                <w:ins w:id="2259" w:author="Armando Rocca" w:date="2022-01-31T15:42:00Z"/>
                <w:lang w:val="en-GB" w:eastAsia="en-US"/>
              </w:rPr>
            </w:pPr>
            <w:ins w:id="2260" w:author="Armando Rocca" w:date="2022-01-31T15:43:00Z">
              <w:r>
                <w:rPr>
                  <w:lang w:val="en-GB" w:eastAsia="en-US"/>
                </w:rPr>
                <w:t>WBS</w:t>
              </w:r>
            </w:ins>
          </w:p>
        </w:tc>
        <w:tc>
          <w:tcPr>
            <w:tcW w:w="3400" w:type="dxa"/>
            <w:tcPrChange w:id="2261" w:author="Armando Rocca" w:date="2022-01-31T15:44:00Z">
              <w:tcPr>
                <w:tcW w:w="3117" w:type="dxa"/>
              </w:tcPr>
            </w:tcPrChange>
          </w:tcPr>
          <w:p w14:paraId="0F91AC53" w14:textId="13C30FC9" w:rsidR="003D5728" w:rsidRDefault="003D5728" w:rsidP="00C911EA">
            <w:pPr>
              <w:rPr>
                <w:ins w:id="2262" w:author="Armando Rocca" w:date="2022-01-31T15:42:00Z"/>
                <w:lang w:val="en-GB" w:eastAsia="en-US"/>
              </w:rPr>
            </w:pPr>
            <w:ins w:id="2263" w:author="Armando Rocca" w:date="2022-01-31T15:42:00Z">
              <w:r>
                <w:rPr>
                  <w:lang w:val="en-GB" w:eastAsia="en-US"/>
                </w:rPr>
                <w:t xml:space="preserve">Internal Order </w:t>
              </w:r>
            </w:ins>
            <w:ins w:id="2264" w:author="Armando Rocca" w:date="2022-01-31T15:43:00Z">
              <w:r>
                <w:rPr>
                  <w:lang w:val="en-GB" w:eastAsia="en-US"/>
                </w:rPr>
                <w:t xml:space="preserve">/ WBS </w:t>
              </w:r>
            </w:ins>
            <w:ins w:id="2265" w:author="Armando Rocca" w:date="2022-01-31T15:42:00Z">
              <w:r>
                <w:rPr>
                  <w:lang w:val="en-GB" w:eastAsia="en-US"/>
                </w:rPr>
                <w:t>Number</w:t>
              </w:r>
            </w:ins>
            <w:ins w:id="2266" w:author="Armando Rocca" w:date="2022-01-31T15:43:00Z">
              <w:r>
                <w:rPr>
                  <w:lang w:val="en-GB" w:eastAsia="en-US"/>
                </w:rPr>
                <w:t xml:space="preserve"> </w:t>
              </w:r>
            </w:ins>
          </w:p>
        </w:tc>
        <w:tc>
          <w:tcPr>
            <w:tcW w:w="2834" w:type="dxa"/>
            <w:tcPrChange w:id="2267" w:author="Armando Rocca" w:date="2022-01-31T15:44:00Z">
              <w:tcPr>
                <w:tcW w:w="3117" w:type="dxa"/>
                <w:gridSpan w:val="2"/>
              </w:tcPr>
            </w:tcPrChange>
          </w:tcPr>
          <w:p w14:paraId="628CA89E" w14:textId="77777777" w:rsidR="003D5728" w:rsidRDefault="003D5728" w:rsidP="00C911EA">
            <w:pPr>
              <w:rPr>
                <w:ins w:id="2268" w:author="Armando Rocca" w:date="2022-01-31T15:42:00Z"/>
                <w:lang w:val="en-GB" w:eastAsia="en-US"/>
              </w:rPr>
            </w:pPr>
          </w:p>
        </w:tc>
      </w:tr>
      <w:tr w:rsidR="003D5728" w14:paraId="66F130BD" w14:textId="77777777" w:rsidTr="003D5728">
        <w:trPr>
          <w:ins w:id="2269" w:author="Armando Rocca" w:date="2022-01-31T15:42:00Z"/>
        </w:trPr>
        <w:tc>
          <w:tcPr>
            <w:tcW w:w="3116" w:type="dxa"/>
            <w:tcPrChange w:id="2270" w:author="Armando Rocca" w:date="2022-01-31T15:44:00Z">
              <w:tcPr>
                <w:tcW w:w="3116" w:type="dxa"/>
              </w:tcPr>
            </w:tcPrChange>
          </w:tcPr>
          <w:p w14:paraId="78F19E45" w14:textId="77777777" w:rsidR="003D5728" w:rsidRDefault="003D5728" w:rsidP="00C911EA">
            <w:pPr>
              <w:rPr>
                <w:ins w:id="2271" w:author="Armando Rocca" w:date="2022-01-31T15:42:00Z"/>
                <w:lang w:val="en-GB" w:eastAsia="en-US"/>
              </w:rPr>
            </w:pPr>
            <w:ins w:id="2272" w:author="Armando Rocca" w:date="2022-01-31T15:42:00Z">
              <w:r>
                <w:rPr>
                  <w:lang w:val="en-GB" w:eastAsia="en-US"/>
                </w:rPr>
                <w:t>KTEXT</w:t>
              </w:r>
            </w:ins>
          </w:p>
        </w:tc>
        <w:tc>
          <w:tcPr>
            <w:tcW w:w="3400" w:type="dxa"/>
            <w:tcPrChange w:id="2273" w:author="Armando Rocca" w:date="2022-01-31T15:44:00Z">
              <w:tcPr>
                <w:tcW w:w="3117" w:type="dxa"/>
              </w:tcPr>
            </w:tcPrChange>
          </w:tcPr>
          <w:p w14:paraId="6851C85B" w14:textId="685637C5" w:rsidR="003D5728" w:rsidRDefault="003D5728" w:rsidP="00C911EA">
            <w:pPr>
              <w:rPr>
                <w:ins w:id="2274" w:author="Armando Rocca" w:date="2022-01-31T15:42:00Z"/>
                <w:lang w:val="en-GB" w:eastAsia="en-US"/>
              </w:rPr>
            </w:pPr>
            <w:ins w:id="2275" w:author="Armando Rocca" w:date="2022-01-31T15:42:00Z">
              <w:r>
                <w:rPr>
                  <w:lang w:val="en-GB" w:eastAsia="en-US"/>
                </w:rPr>
                <w:t>Internal Order</w:t>
              </w:r>
            </w:ins>
            <w:ins w:id="2276" w:author="Armando Rocca" w:date="2022-01-31T15:43:00Z">
              <w:r>
                <w:rPr>
                  <w:lang w:val="en-GB" w:eastAsia="en-US"/>
                </w:rPr>
                <w:t xml:space="preserve"> </w:t>
              </w:r>
            </w:ins>
            <w:ins w:id="2277" w:author="Armando Rocca" w:date="2022-01-31T15:44:00Z">
              <w:r>
                <w:rPr>
                  <w:lang w:val="en-GB" w:eastAsia="en-US"/>
                </w:rPr>
                <w:t xml:space="preserve">/ WBS </w:t>
              </w:r>
            </w:ins>
            <w:ins w:id="2278" w:author="Armando Rocca" w:date="2022-01-31T15:42:00Z">
              <w:r>
                <w:rPr>
                  <w:lang w:val="en-GB" w:eastAsia="en-US"/>
                </w:rPr>
                <w:t>Description</w:t>
              </w:r>
            </w:ins>
          </w:p>
        </w:tc>
        <w:tc>
          <w:tcPr>
            <w:tcW w:w="2834" w:type="dxa"/>
            <w:tcPrChange w:id="2279" w:author="Armando Rocca" w:date="2022-01-31T15:44:00Z">
              <w:tcPr>
                <w:tcW w:w="3117" w:type="dxa"/>
                <w:gridSpan w:val="2"/>
              </w:tcPr>
            </w:tcPrChange>
          </w:tcPr>
          <w:p w14:paraId="24803EAD" w14:textId="77777777" w:rsidR="003D5728" w:rsidRDefault="003D5728" w:rsidP="00C911EA">
            <w:pPr>
              <w:rPr>
                <w:ins w:id="2280" w:author="Armando Rocca" w:date="2022-01-31T15:42:00Z"/>
                <w:lang w:val="en-GB" w:eastAsia="en-US"/>
              </w:rPr>
            </w:pPr>
          </w:p>
        </w:tc>
      </w:tr>
      <w:tr w:rsidR="003D5728" w14:paraId="06D4EDC1" w14:textId="77777777" w:rsidTr="003D5728">
        <w:trPr>
          <w:ins w:id="2281" w:author="Armando Rocca" w:date="2022-01-31T15:42:00Z"/>
        </w:trPr>
        <w:tc>
          <w:tcPr>
            <w:tcW w:w="3116" w:type="dxa"/>
            <w:tcPrChange w:id="2282" w:author="Armando Rocca" w:date="2022-01-31T15:44:00Z">
              <w:tcPr>
                <w:tcW w:w="3116" w:type="dxa"/>
              </w:tcPr>
            </w:tcPrChange>
          </w:tcPr>
          <w:p w14:paraId="4DE79DD9" w14:textId="77777777" w:rsidR="003D5728" w:rsidRDefault="003D5728" w:rsidP="00C911EA">
            <w:pPr>
              <w:rPr>
                <w:ins w:id="2283" w:author="Armando Rocca" w:date="2022-01-31T15:42:00Z"/>
                <w:lang w:val="en-GB" w:eastAsia="en-US"/>
              </w:rPr>
            </w:pPr>
            <w:ins w:id="2284" w:author="Armando Rocca" w:date="2022-01-31T15:42:00Z">
              <w:r>
                <w:rPr>
                  <w:lang w:val="en-GB" w:eastAsia="en-US"/>
                </w:rPr>
                <w:t>OBJNR</w:t>
              </w:r>
            </w:ins>
          </w:p>
        </w:tc>
        <w:tc>
          <w:tcPr>
            <w:tcW w:w="3400" w:type="dxa"/>
            <w:tcPrChange w:id="2285" w:author="Armando Rocca" w:date="2022-01-31T15:44:00Z">
              <w:tcPr>
                <w:tcW w:w="3117" w:type="dxa"/>
              </w:tcPr>
            </w:tcPrChange>
          </w:tcPr>
          <w:p w14:paraId="499F69D8" w14:textId="77777777" w:rsidR="003D5728" w:rsidRDefault="003D5728" w:rsidP="00C911EA">
            <w:pPr>
              <w:rPr>
                <w:ins w:id="2286" w:author="Armando Rocca" w:date="2022-01-31T15:42:00Z"/>
                <w:lang w:val="en-GB" w:eastAsia="en-US"/>
              </w:rPr>
            </w:pPr>
            <w:ins w:id="2287" w:author="Armando Rocca" w:date="2022-01-31T15:42:00Z">
              <w:r>
                <w:rPr>
                  <w:lang w:val="en-GB" w:eastAsia="en-US"/>
                </w:rPr>
                <w:t xml:space="preserve">SAP Object Number </w:t>
              </w:r>
            </w:ins>
          </w:p>
        </w:tc>
        <w:tc>
          <w:tcPr>
            <w:tcW w:w="2834" w:type="dxa"/>
            <w:tcPrChange w:id="2288" w:author="Armando Rocca" w:date="2022-01-31T15:44:00Z">
              <w:tcPr>
                <w:tcW w:w="3117" w:type="dxa"/>
                <w:gridSpan w:val="2"/>
              </w:tcPr>
            </w:tcPrChange>
          </w:tcPr>
          <w:p w14:paraId="03AC5F69" w14:textId="77777777" w:rsidR="003D5728" w:rsidRDefault="003D5728" w:rsidP="00C911EA">
            <w:pPr>
              <w:rPr>
                <w:ins w:id="2289" w:author="Armando Rocca" w:date="2022-01-31T15:42:00Z"/>
                <w:lang w:val="en-GB" w:eastAsia="en-US"/>
              </w:rPr>
            </w:pPr>
          </w:p>
        </w:tc>
      </w:tr>
      <w:tr w:rsidR="003D5728" w14:paraId="3E427A98" w14:textId="77777777" w:rsidTr="003D5728">
        <w:trPr>
          <w:ins w:id="2290" w:author="Armando Rocca" w:date="2022-01-31T15:44:00Z"/>
        </w:trPr>
        <w:tc>
          <w:tcPr>
            <w:tcW w:w="3116" w:type="dxa"/>
          </w:tcPr>
          <w:p w14:paraId="60403D81" w14:textId="6EE9D939" w:rsidR="003D5728" w:rsidRDefault="003D5728" w:rsidP="00C911EA">
            <w:pPr>
              <w:rPr>
                <w:ins w:id="2291" w:author="Armando Rocca" w:date="2022-01-31T15:44:00Z"/>
                <w:lang w:val="en-GB" w:eastAsia="en-US"/>
              </w:rPr>
            </w:pPr>
            <w:ins w:id="2292" w:author="Armando Rocca" w:date="2022-01-31T15:44:00Z">
              <w:r>
                <w:rPr>
                  <w:lang w:val="en-GB" w:eastAsia="en-US"/>
                </w:rPr>
                <w:t>IO_FLAG</w:t>
              </w:r>
            </w:ins>
          </w:p>
        </w:tc>
        <w:tc>
          <w:tcPr>
            <w:tcW w:w="3400" w:type="dxa"/>
          </w:tcPr>
          <w:p w14:paraId="1B845562" w14:textId="4DE98638" w:rsidR="003D5728" w:rsidRDefault="003D5728" w:rsidP="00C911EA">
            <w:pPr>
              <w:rPr>
                <w:ins w:id="2293" w:author="Armando Rocca" w:date="2022-01-31T15:44:00Z"/>
                <w:lang w:val="en-GB" w:eastAsia="en-US"/>
              </w:rPr>
            </w:pPr>
            <w:ins w:id="2294" w:author="Armando Rocca" w:date="2022-01-31T15:44:00Z">
              <w:r>
                <w:rPr>
                  <w:lang w:val="en-GB" w:eastAsia="en-US"/>
                </w:rPr>
                <w:t>Flag to identify the Internal Order</w:t>
              </w:r>
            </w:ins>
          </w:p>
        </w:tc>
        <w:tc>
          <w:tcPr>
            <w:tcW w:w="2834" w:type="dxa"/>
          </w:tcPr>
          <w:p w14:paraId="3BE4ECAD" w14:textId="44256DC6" w:rsidR="003D5728" w:rsidRDefault="003D5728" w:rsidP="00C911EA">
            <w:pPr>
              <w:rPr>
                <w:ins w:id="2295" w:author="Armando Rocca" w:date="2022-01-31T15:45:00Z"/>
                <w:lang w:val="en-GB" w:eastAsia="en-US"/>
              </w:rPr>
            </w:pPr>
            <w:ins w:id="2296" w:author="Armando Rocca" w:date="2022-01-31T15:44:00Z">
              <w:r>
                <w:rPr>
                  <w:lang w:val="en-GB" w:eastAsia="en-US"/>
                </w:rPr>
                <w:t xml:space="preserve"> X</w:t>
              </w:r>
            </w:ins>
            <w:ins w:id="2297" w:author="Armando Rocca" w:date="2022-01-31T15:45:00Z">
              <w:r w:rsidR="00D72152">
                <w:rPr>
                  <w:lang w:val="en-GB" w:eastAsia="en-US"/>
                </w:rPr>
                <w:t>:</w:t>
              </w:r>
            </w:ins>
            <w:ins w:id="2298" w:author="Armando Rocca" w:date="2022-01-31T15:44:00Z">
              <w:r>
                <w:rPr>
                  <w:lang w:val="en-GB" w:eastAsia="en-US"/>
                </w:rPr>
                <w:t xml:space="preserve"> for internal order</w:t>
              </w:r>
            </w:ins>
          </w:p>
          <w:p w14:paraId="3ECC4A12" w14:textId="38215B9D" w:rsidR="003D5728" w:rsidRDefault="00D72152" w:rsidP="00D72152">
            <w:pPr>
              <w:rPr>
                <w:ins w:id="2299" w:author="Armando Rocca" w:date="2022-01-31T15:44:00Z"/>
                <w:lang w:val="en-GB" w:eastAsia="en-US"/>
              </w:rPr>
            </w:pPr>
            <w:ins w:id="2300" w:author="Armando Rocca" w:date="2022-01-31T15:45:00Z">
              <w:r>
                <w:rPr>
                  <w:lang w:val="en-GB" w:eastAsia="en-US"/>
                </w:rPr>
                <w:t>Blank: for WBS</w:t>
              </w:r>
            </w:ins>
          </w:p>
        </w:tc>
      </w:tr>
    </w:tbl>
    <w:p w14:paraId="6FB2D499" w14:textId="44B038B5" w:rsidR="00D65D35" w:rsidRDefault="00D65D35" w:rsidP="001C50E9">
      <w:pPr>
        <w:rPr>
          <w:ins w:id="2301" w:author="Armando Rocca" w:date="2022-02-01T15:25:00Z"/>
          <w:lang w:val="en-GB" w:eastAsia="en-US"/>
        </w:rPr>
      </w:pPr>
    </w:p>
    <w:p w14:paraId="377C5E08" w14:textId="76713311" w:rsidR="00347D27" w:rsidRDefault="00347D27" w:rsidP="001C50E9">
      <w:pPr>
        <w:rPr>
          <w:ins w:id="2302" w:author="Armando Rocca" w:date="2022-02-01T15:25:00Z"/>
          <w:lang w:val="en-GB" w:eastAsia="en-US"/>
        </w:rPr>
      </w:pPr>
    </w:p>
    <w:p w14:paraId="40BC5D0C" w14:textId="77777777" w:rsidR="00681A21" w:rsidRDefault="00681A21">
      <w:pPr>
        <w:spacing w:after="160" w:line="259" w:lineRule="auto"/>
        <w:rPr>
          <w:rFonts w:asciiTheme="minorHAnsi" w:eastAsiaTheme="minorHAnsi" w:hAnsiTheme="minorHAnsi" w:cstheme="minorHAnsi"/>
          <w:bCs/>
          <w:caps/>
          <w:color w:val="4F81BD"/>
          <w:sz w:val="32"/>
          <w:szCs w:val="32"/>
          <w:lang w:val="pt-BR" w:eastAsia="en-US"/>
        </w:rPr>
      </w:pPr>
      <w:r>
        <w:br w:type="page"/>
      </w:r>
    </w:p>
    <w:p w14:paraId="6FC11C97" w14:textId="23BDBB04" w:rsidR="00347D27" w:rsidRDefault="00347D27" w:rsidP="00347D27">
      <w:pPr>
        <w:pStyle w:val="Heading2"/>
        <w:rPr>
          <w:ins w:id="2303" w:author="Armando Rocca" w:date="2022-02-02T18:55:00Z"/>
        </w:rPr>
      </w:pPr>
      <w:bookmarkStart w:id="2304" w:name="_Toc94777294"/>
      <w:ins w:id="2305" w:author="Armando Rocca" w:date="2022-02-01T15:25:00Z">
        <w:r>
          <w:lastRenderedPageBreak/>
          <w:t>COST ELEMENT</w:t>
        </w:r>
      </w:ins>
      <w:bookmarkEnd w:id="2304"/>
    </w:p>
    <w:p w14:paraId="00D84A2E" w14:textId="77777777" w:rsidR="001D24E4" w:rsidRDefault="00721ABF" w:rsidP="00721ABF">
      <w:pPr>
        <w:rPr>
          <w:lang w:val="en-GB" w:eastAsia="en-US"/>
        </w:rPr>
      </w:pPr>
      <w:r w:rsidRPr="00721ABF">
        <w:rPr>
          <w:lang w:val="en-GB" w:eastAsia="en-US"/>
        </w:rPr>
        <w:t>This integration represents the full hierarchical structure of the cost account codes and the master account codes chart.</w:t>
      </w:r>
      <w:r w:rsidR="001D24E4">
        <w:rPr>
          <w:lang w:val="en-GB" w:eastAsia="en-US"/>
        </w:rPr>
        <w:t xml:space="preserve"> </w:t>
      </w:r>
    </w:p>
    <w:p w14:paraId="3AF4A02B" w14:textId="1A4097AC" w:rsidR="00721ABF" w:rsidRPr="00721ABF" w:rsidRDefault="00721ABF" w:rsidP="00721ABF">
      <w:pPr>
        <w:rPr>
          <w:lang w:val="en-GB" w:eastAsia="en-US"/>
        </w:rPr>
      </w:pPr>
      <w:r w:rsidRPr="00721ABF">
        <w:rPr>
          <w:lang w:val="en-GB" w:eastAsia="en-US"/>
        </w:rPr>
        <w:t xml:space="preserve"> </w:t>
      </w:r>
    </w:p>
    <w:p w14:paraId="775B2DB5" w14:textId="77777777" w:rsidR="001D24E4" w:rsidRDefault="00721ABF" w:rsidP="00721ABF">
      <w:pPr>
        <w:rPr>
          <w:lang w:val="en-GB" w:eastAsia="en-US"/>
        </w:rPr>
      </w:pPr>
      <w:r w:rsidRPr="00721ABF">
        <w:rPr>
          <w:lang w:val="en-GB" w:eastAsia="en-US"/>
        </w:rPr>
        <w:t xml:space="preserve">There are two files, with different information’s. The full file is the </w:t>
      </w:r>
      <w:proofErr w:type="spellStart"/>
      <w:ins w:id="2306" w:author="Armando Rocca" w:date="2022-02-01T16:10:00Z">
        <w:r>
          <w:t>ElemleafHier</w:t>
        </w:r>
      </w:ins>
      <w:proofErr w:type="spellEnd"/>
      <w:r w:rsidRPr="00721ABF">
        <w:rPr>
          <w:lang w:val="en-GB" w:eastAsia="en-US"/>
        </w:rPr>
        <w:t xml:space="preserve"> an</w:t>
      </w:r>
      <w:r>
        <w:rPr>
          <w:lang w:val="en-GB" w:eastAsia="en-US"/>
        </w:rPr>
        <w:t>d</w:t>
      </w:r>
      <w:r w:rsidRPr="00721ABF">
        <w:rPr>
          <w:lang w:val="en-GB" w:eastAsia="en-US"/>
        </w:rPr>
        <w:t xml:space="preserve"> we have to use it to build the association among the SAP and PO cost account code. The second one will not </w:t>
      </w:r>
      <w:r w:rsidR="001D24E4">
        <w:rPr>
          <w:lang w:val="en-GB" w:eastAsia="en-US"/>
        </w:rPr>
        <w:t xml:space="preserve">be </w:t>
      </w:r>
      <w:r w:rsidRPr="00721ABF">
        <w:rPr>
          <w:lang w:val="en-GB" w:eastAsia="en-US"/>
        </w:rPr>
        <w:t>considerate.</w:t>
      </w:r>
      <w:r>
        <w:rPr>
          <w:lang w:val="en-GB" w:eastAsia="en-US"/>
        </w:rPr>
        <w:t xml:space="preserve"> </w:t>
      </w:r>
    </w:p>
    <w:p w14:paraId="10C30791" w14:textId="53657C37" w:rsidR="00347D27" w:rsidRPr="00A7486C" w:rsidRDefault="003F10B6" w:rsidP="00721ABF">
      <w:pPr>
        <w:rPr>
          <w:ins w:id="2307" w:author="Armando Rocca" w:date="2022-02-01T15:39:00Z"/>
          <w:color w:val="FF0000"/>
          <w:lang w:val="en-GB" w:eastAsia="en-US"/>
        </w:rPr>
      </w:pPr>
      <w:ins w:id="2308" w:author="Armando Rocca" w:date="2022-02-01T15:38:00Z">
        <w:r w:rsidRPr="00A7486C">
          <w:rPr>
            <w:color w:val="FF0000"/>
            <w:lang w:val="en-GB" w:eastAsia="en-US"/>
            <w:rPrChange w:id="2309" w:author="Armando Rocca" w:date="2022-02-01T15:38:00Z">
              <w:rPr>
                <w:lang w:val="pt-BR" w:eastAsia="en-US"/>
              </w:rPr>
            </w:rPrChange>
          </w:rPr>
          <w:t>N</w:t>
        </w:r>
      </w:ins>
      <w:ins w:id="2310" w:author="Armando Rocca" w:date="2022-02-01T15:36:00Z">
        <w:r w:rsidRPr="00A7486C">
          <w:rPr>
            <w:color w:val="FF0000"/>
            <w:lang w:val="en-GB" w:eastAsia="en-US"/>
            <w:rPrChange w:id="2311" w:author="Armando Rocca" w:date="2022-02-01T15:38:00Z">
              <w:rPr>
                <w:lang w:val="pt-BR" w:eastAsia="en-US"/>
              </w:rPr>
            </w:rPrChange>
          </w:rPr>
          <w:t>ote: to open the file</w:t>
        </w:r>
      </w:ins>
      <w:ins w:id="2312" w:author="Armando Rocca" w:date="2022-02-01T15:38:00Z">
        <w:r w:rsidRPr="00A7486C">
          <w:rPr>
            <w:color w:val="FF0000"/>
            <w:lang w:val="en-GB" w:eastAsia="en-US"/>
          </w:rPr>
          <w:t>s</w:t>
        </w:r>
      </w:ins>
      <w:ins w:id="2313" w:author="Armando Rocca" w:date="2022-02-01T15:36:00Z">
        <w:r w:rsidRPr="00A7486C">
          <w:rPr>
            <w:color w:val="FF0000"/>
            <w:lang w:val="en-GB" w:eastAsia="en-US"/>
            <w:rPrChange w:id="2314" w:author="Armando Rocca" w:date="2022-02-01T15:38:00Z">
              <w:rPr>
                <w:lang w:val="pt-BR" w:eastAsia="en-US"/>
              </w:rPr>
            </w:rPrChange>
          </w:rPr>
          <w:t xml:space="preserve"> </w:t>
        </w:r>
      </w:ins>
      <w:ins w:id="2315" w:author="Armando Rocca" w:date="2022-02-01T15:38:00Z">
        <w:r w:rsidRPr="00A7486C">
          <w:rPr>
            <w:color w:val="FF0000"/>
            <w:lang w:val="en-GB" w:eastAsia="en-US"/>
          </w:rPr>
          <w:t>(</w:t>
        </w:r>
      </w:ins>
      <w:ins w:id="2316" w:author="Armando Rocca" w:date="2022-02-01T15:36:00Z">
        <w:r w:rsidRPr="00A7486C">
          <w:rPr>
            <w:color w:val="FF0000"/>
            <w:lang w:val="en-GB" w:eastAsia="en-US"/>
            <w:rPrChange w:id="2317" w:author="Armando Rocca" w:date="2022-02-01T15:38:00Z">
              <w:rPr>
                <w:lang w:val="pt-BR" w:eastAsia="en-US"/>
              </w:rPr>
            </w:rPrChange>
          </w:rPr>
          <w:t>.</w:t>
        </w:r>
        <w:proofErr w:type="spellStart"/>
        <w:r w:rsidRPr="00A7486C">
          <w:rPr>
            <w:color w:val="FF0000"/>
            <w:lang w:val="en-GB" w:eastAsia="en-US"/>
            <w:rPrChange w:id="2318" w:author="Armando Rocca" w:date="2022-02-01T15:38:00Z">
              <w:rPr>
                <w:lang w:val="pt-BR" w:eastAsia="en-US"/>
              </w:rPr>
            </w:rPrChange>
          </w:rPr>
          <w:t>dat</w:t>
        </w:r>
      </w:ins>
      <w:proofErr w:type="spellEnd"/>
      <w:ins w:id="2319" w:author="Armando Rocca" w:date="2022-02-01T15:39:00Z">
        <w:r w:rsidRPr="00A7486C">
          <w:rPr>
            <w:color w:val="FF0000"/>
            <w:lang w:val="en-GB" w:eastAsia="en-US"/>
          </w:rPr>
          <w:t>)</w:t>
        </w:r>
      </w:ins>
      <w:ins w:id="2320" w:author="Armando Rocca" w:date="2022-02-01T15:36:00Z">
        <w:r w:rsidRPr="00A7486C">
          <w:rPr>
            <w:color w:val="FF0000"/>
            <w:lang w:val="en-GB" w:eastAsia="en-US"/>
            <w:rPrChange w:id="2321" w:author="Armando Rocca" w:date="2022-02-01T15:38:00Z">
              <w:rPr>
                <w:lang w:val="pt-BR" w:eastAsia="en-US"/>
              </w:rPr>
            </w:rPrChange>
          </w:rPr>
          <w:t xml:space="preserve"> provided </w:t>
        </w:r>
      </w:ins>
      <w:ins w:id="2322" w:author="Armando Rocca" w:date="2022-02-01T15:37:00Z">
        <w:r w:rsidRPr="00A7486C">
          <w:rPr>
            <w:color w:val="FF0000"/>
            <w:lang w:val="en-GB" w:eastAsia="en-US"/>
            <w:rPrChange w:id="2323" w:author="Armando Rocca" w:date="2022-02-01T15:38:00Z">
              <w:rPr>
                <w:lang w:val="pt-BR" w:eastAsia="en-US"/>
              </w:rPr>
            </w:rPrChange>
          </w:rPr>
          <w:t xml:space="preserve">should be used the excel using as </w:t>
        </w:r>
      </w:ins>
      <w:ins w:id="2324" w:author="Armando Rocca" w:date="2022-02-01T15:39:00Z">
        <w:r w:rsidRPr="00A7486C">
          <w:rPr>
            <w:color w:val="FF0000"/>
            <w:lang w:val="en-GB" w:eastAsia="en-US"/>
          </w:rPr>
          <w:t>separator</w:t>
        </w:r>
      </w:ins>
      <w:ins w:id="2325" w:author="Armando Rocca" w:date="2022-02-01T15:37:00Z">
        <w:r w:rsidRPr="00A7486C">
          <w:rPr>
            <w:color w:val="FF0000"/>
            <w:lang w:val="en-GB" w:eastAsia="en-US"/>
            <w:rPrChange w:id="2326" w:author="Armando Rocca" w:date="2022-02-01T15:38:00Z">
              <w:rPr>
                <w:lang w:val="pt-BR" w:eastAsia="en-US"/>
              </w:rPr>
            </w:rPrChange>
          </w:rPr>
          <w:t xml:space="preserve"> </w:t>
        </w:r>
      </w:ins>
      <w:ins w:id="2327" w:author="Armando Rocca" w:date="2022-02-01T15:38:00Z">
        <w:r w:rsidRPr="00A7486C">
          <w:rPr>
            <w:color w:val="FF0000"/>
            <w:lang w:val="en-GB" w:eastAsia="en-US"/>
            <w:rPrChange w:id="2328" w:author="Armando Rocca" w:date="2022-02-01T15:38:00Z">
              <w:rPr>
                <w:lang w:val="pt-BR" w:eastAsia="en-US"/>
              </w:rPr>
            </w:rPrChange>
          </w:rPr>
          <w:t xml:space="preserve">fields the </w:t>
        </w:r>
      </w:ins>
      <w:ins w:id="2329" w:author="Armando Rocca" w:date="2022-02-01T15:39:00Z">
        <w:r w:rsidRPr="00A7486C">
          <w:rPr>
            <w:color w:val="FF0000"/>
            <w:lang w:val="en-GB" w:eastAsia="en-US"/>
          </w:rPr>
          <w:t>character </w:t>
        </w:r>
      </w:ins>
      <w:ins w:id="2330" w:author="Armando Rocca" w:date="2022-02-01T15:38:00Z">
        <w:r w:rsidRPr="00A7486C">
          <w:rPr>
            <w:color w:val="FF0000"/>
            <w:lang w:val="en-GB" w:eastAsia="en-US"/>
            <w:rPrChange w:id="2331" w:author="Armando Rocca" w:date="2022-02-01T15:38:00Z">
              <w:rPr>
                <w:lang w:val="pt-BR" w:eastAsia="en-US"/>
              </w:rPr>
            </w:rPrChange>
          </w:rPr>
          <w:t xml:space="preserve">  </w:t>
        </w:r>
      </w:ins>
    </w:p>
    <w:p w14:paraId="4661984D" w14:textId="3AEAA926" w:rsidR="003F10B6" w:rsidRDefault="003F10B6" w:rsidP="00347D27">
      <w:pPr>
        <w:rPr>
          <w:ins w:id="2332" w:author="Armando Rocca" w:date="2022-02-01T15:39:00Z"/>
          <w:lang w:val="en-GB" w:eastAsia="en-US"/>
        </w:rPr>
      </w:pPr>
    </w:p>
    <w:p w14:paraId="5767E2C8" w14:textId="46EB66CE" w:rsidR="003F10B6" w:rsidRPr="003F10B6" w:rsidRDefault="003F10B6" w:rsidP="00347D27">
      <w:pPr>
        <w:rPr>
          <w:ins w:id="2333" w:author="Armando Rocca" w:date="2022-02-01T15:38:00Z"/>
          <w:lang w:val="en-GB" w:eastAsia="en-US"/>
          <w:rPrChange w:id="2334" w:author="Armando Rocca" w:date="2022-02-01T15:38:00Z">
            <w:rPr>
              <w:ins w:id="2335" w:author="Armando Rocca" w:date="2022-02-01T15:38:00Z"/>
              <w:lang w:val="pt-BR" w:eastAsia="en-US"/>
            </w:rPr>
          </w:rPrChange>
        </w:rPr>
      </w:pPr>
      <w:ins w:id="2336" w:author="Armando Rocca" w:date="2022-02-01T15:39:00Z">
        <w:r>
          <w:rPr>
            <w:lang w:val="en-GB" w:eastAsia="en-US"/>
          </w:rPr>
          <w:t xml:space="preserve">Here attached the excel as is obtained. </w:t>
        </w:r>
      </w:ins>
    </w:p>
    <w:p w14:paraId="1E46F616" w14:textId="28A0C976" w:rsidR="003F10B6" w:rsidRDefault="003F10B6" w:rsidP="00347D27">
      <w:pPr>
        <w:rPr>
          <w:ins w:id="2337" w:author="Armando Rocca" w:date="2022-02-01T16:06:00Z"/>
          <w:lang w:val="en-GB" w:eastAsia="en-US"/>
        </w:rPr>
      </w:pPr>
    </w:p>
    <w:p w14:paraId="3B5D8876" w14:textId="127FF525" w:rsidR="003F10B6" w:rsidRDefault="003F10B6" w:rsidP="00347D27">
      <w:pPr>
        <w:rPr>
          <w:ins w:id="2338" w:author="Armando Rocca" w:date="2022-02-01T16:23:00Z"/>
          <w:lang w:val="en-GB" w:eastAsia="en-US"/>
        </w:rPr>
      </w:pPr>
      <w:ins w:id="2339" w:author="Armando Rocca" w:date="2022-02-01T16:06:00Z">
        <w:r>
          <w:rPr>
            <w:lang w:val="en-GB" w:eastAsia="en-US"/>
          </w:rPr>
          <w:t>The f</w:t>
        </w:r>
      </w:ins>
      <w:ins w:id="2340" w:author="Armando Rocca" w:date="2022-02-01T16:07:00Z">
        <w:r>
          <w:rPr>
            <w:lang w:val="en-GB" w:eastAsia="en-US"/>
          </w:rPr>
          <w:t xml:space="preserve">ile will be uploaded </w:t>
        </w:r>
        <w:r w:rsidR="00CC7578">
          <w:rPr>
            <w:lang w:val="en-GB" w:eastAsia="en-US"/>
          </w:rPr>
          <w:t xml:space="preserve">using </w:t>
        </w:r>
      </w:ins>
      <w:ins w:id="2341" w:author="Armando Rocca" w:date="2022-02-01T16:08:00Z">
        <w:r w:rsidR="00CC7578">
          <w:rPr>
            <w:lang w:val="en-GB" w:eastAsia="en-US"/>
          </w:rPr>
          <w:t xml:space="preserve">a procedure when requested. </w:t>
        </w:r>
      </w:ins>
    </w:p>
    <w:p w14:paraId="51EC4683" w14:textId="2CD21FF6" w:rsidR="008934AD" w:rsidRDefault="008934AD" w:rsidP="00347D27">
      <w:pPr>
        <w:rPr>
          <w:ins w:id="2342" w:author="Armando Rocca" w:date="2022-02-01T16:23:00Z"/>
          <w:lang w:val="en-GB" w:eastAsia="en-US"/>
        </w:rPr>
      </w:pPr>
    </w:p>
    <w:p w14:paraId="6C9C5EC8" w14:textId="3D5014C8" w:rsidR="00CC7578" w:rsidRDefault="00CC7578" w:rsidP="00CC7578">
      <w:pPr>
        <w:pStyle w:val="Heading3"/>
        <w:rPr>
          <w:ins w:id="2343" w:author="Armando Rocca" w:date="2022-02-01T16:10:00Z"/>
        </w:rPr>
      </w:pPr>
      <w:bookmarkStart w:id="2344" w:name="_Toc94777295"/>
      <w:ins w:id="2345" w:author="Armando Rocca" w:date="2022-02-01T16:10:00Z">
        <w:r>
          <w:t>CostElemleafHier</w:t>
        </w:r>
        <w:bookmarkEnd w:id="2344"/>
      </w:ins>
    </w:p>
    <w:p w14:paraId="646CB481" w14:textId="181CF4B1" w:rsidR="00CC7578" w:rsidRDefault="00CC7578" w:rsidP="00CC7578">
      <w:pPr>
        <w:rPr>
          <w:ins w:id="2346" w:author="Armando Rocca" w:date="2022-02-01T16:11:00Z"/>
          <w:lang w:val="en-GB" w:eastAsia="en-US"/>
        </w:rPr>
      </w:pPr>
      <w:ins w:id="2347" w:author="Armando Rocca" w:date="2022-02-01T16:10:00Z">
        <w:r w:rsidRPr="00CC7578">
          <w:rPr>
            <w:lang w:val="en-GB" w:eastAsia="en-US"/>
            <w:rPrChange w:id="2348" w:author="Armando Rocca" w:date="2022-02-01T16:11:00Z">
              <w:rPr>
                <w:lang w:val="pt-BR" w:eastAsia="en-US"/>
              </w:rPr>
            </w:rPrChange>
          </w:rPr>
          <w:t xml:space="preserve">The data structure </w:t>
        </w:r>
      </w:ins>
      <w:ins w:id="2349" w:author="Armando Rocca" w:date="2022-02-01T16:24:00Z">
        <w:r w:rsidR="008934AD">
          <w:rPr>
            <w:lang w:val="en-GB" w:eastAsia="en-US"/>
          </w:rPr>
          <w:t xml:space="preserve">received from SAP </w:t>
        </w:r>
      </w:ins>
      <w:ins w:id="2350" w:author="Armando Rocca" w:date="2022-02-01T16:10:00Z">
        <w:r w:rsidRPr="00CC7578">
          <w:rPr>
            <w:lang w:val="en-GB" w:eastAsia="en-US"/>
            <w:rPrChange w:id="2351" w:author="Armando Rocca" w:date="2022-02-01T16:11:00Z">
              <w:rPr>
                <w:lang w:val="pt-BR" w:eastAsia="en-US"/>
              </w:rPr>
            </w:rPrChange>
          </w:rPr>
          <w:t>is the follow</w:t>
        </w:r>
      </w:ins>
    </w:p>
    <w:p w14:paraId="4F47F9F4" w14:textId="22F0018A" w:rsidR="00CC7578" w:rsidRDefault="00CC7578" w:rsidP="00CC7578">
      <w:pPr>
        <w:rPr>
          <w:ins w:id="2352" w:author="Armando Rocca" w:date="2022-02-01T16:11:00Z"/>
          <w:lang w:val="en-GB" w:eastAsia="en-US"/>
        </w:rPr>
      </w:pPr>
    </w:p>
    <w:tbl>
      <w:tblPr>
        <w:tblStyle w:val="TableGrid"/>
        <w:tblW w:w="0" w:type="auto"/>
        <w:tblLook w:val="04A0" w:firstRow="1" w:lastRow="0" w:firstColumn="1" w:lastColumn="0" w:noHBand="0" w:noVBand="1"/>
      </w:tblPr>
      <w:tblGrid>
        <w:gridCol w:w="3116"/>
        <w:gridCol w:w="3117"/>
        <w:gridCol w:w="3117"/>
      </w:tblGrid>
      <w:tr w:rsidR="00CC7578" w14:paraId="73BA2298" w14:textId="77777777" w:rsidTr="00CC7578">
        <w:trPr>
          <w:ins w:id="2353" w:author="Armando Rocca" w:date="2022-02-01T16:11:00Z"/>
        </w:trPr>
        <w:tc>
          <w:tcPr>
            <w:tcW w:w="3116" w:type="dxa"/>
          </w:tcPr>
          <w:p w14:paraId="1933C570" w14:textId="62F59F4D" w:rsidR="00CC7578" w:rsidRDefault="00CC7578" w:rsidP="00CC7578">
            <w:pPr>
              <w:rPr>
                <w:ins w:id="2354" w:author="Armando Rocca" w:date="2022-02-01T16:11:00Z"/>
                <w:lang w:val="en-GB" w:eastAsia="en-US"/>
              </w:rPr>
            </w:pPr>
            <w:ins w:id="2355" w:author="Armando Rocca" w:date="2022-02-01T16:11:00Z">
              <w:r>
                <w:rPr>
                  <w:lang w:val="en-GB" w:eastAsia="en-US"/>
                </w:rPr>
                <w:t>Field name</w:t>
              </w:r>
            </w:ins>
          </w:p>
        </w:tc>
        <w:tc>
          <w:tcPr>
            <w:tcW w:w="3117" w:type="dxa"/>
          </w:tcPr>
          <w:p w14:paraId="722A0D63" w14:textId="639C8A70" w:rsidR="00CC7578" w:rsidRDefault="00A9715C" w:rsidP="00CC7578">
            <w:pPr>
              <w:rPr>
                <w:ins w:id="2356" w:author="Armando Rocca" w:date="2022-02-01T16:11:00Z"/>
                <w:lang w:val="en-GB" w:eastAsia="en-US"/>
              </w:rPr>
            </w:pPr>
            <w:ins w:id="2357" w:author="Armando Rocca" w:date="2022-02-01T16:13:00Z">
              <w:r>
                <w:rPr>
                  <w:lang w:val="en-GB" w:eastAsia="en-US"/>
                </w:rPr>
                <w:t>Field Descript</w:t>
              </w:r>
            </w:ins>
            <w:ins w:id="2358" w:author="Armando Rocca" w:date="2022-02-01T16:14:00Z">
              <w:r>
                <w:rPr>
                  <w:lang w:val="en-GB" w:eastAsia="en-US"/>
                </w:rPr>
                <w:t>ion</w:t>
              </w:r>
            </w:ins>
          </w:p>
        </w:tc>
        <w:tc>
          <w:tcPr>
            <w:tcW w:w="3117" w:type="dxa"/>
          </w:tcPr>
          <w:p w14:paraId="5250758A" w14:textId="4E655179" w:rsidR="00CC7578" w:rsidRDefault="00AE698F" w:rsidP="00CC7578">
            <w:pPr>
              <w:rPr>
                <w:ins w:id="2359" w:author="Armando Rocca" w:date="2022-02-01T16:11:00Z"/>
                <w:lang w:val="en-GB" w:eastAsia="en-US"/>
              </w:rPr>
            </w:pPr>
            <w:ins w:id="2360" w:author="Armando Rocca" w:date="2022-02-01T16:19:00Z">
              <w:r>
                <w:rPr>
                  <w:lang w:val="en-GB" w:eastAsia="en-US"/>
                </w:rPr>
                <w:t>Note</w:t>
              </w:r>
            </w:ins>
          </w:p>
        </w:tc>
      </w:tr>
      <w:tr w:rsidR="00CC7578" w14:paraId="43518954" w14:textId="77777777" w:rsidTr="00CC7578">
        <w:trPr>
          <w:ins w:id="2361" w:author="Armando Rocca" w:date="2022-02-01T16:11:00Z"/>
        </w:trPr>
        <w:tc>
          <w:tcPr>
            <w:tcW w:w="3116" w:type="dxa"/>
          </w:tcPr>
          <w:p w14:paraId="46CE1DE6" w14:textId="5C5A08AB" w:rsidR="00CC7578" w:rsidRDefault="00A9715C" w:rsidP="00CC7578">
            <w:pPr>
              <w:rPr>
                <w:ins w:id="2362" w:author="Armando Rocca" w:date="2022-02-01T16:11:00Z"/>
                <w:lang w:val="en-GB" w:eastAsia="en-US"/>
              </w:rPr>
            </w:pPr>
            <w:proofErr w:type="spellStart"/>
            <w:ins w:id="2363" w:author="Armando Rocca" w:date="2022-02-01T16:15:00Z">
              <w:r>
                <w:rPr>
                  <w:lang w:val="en-GB" w:eastAsia="en-US"/>
                </w:rPr>
                <w:t>M_acc</w:t>
              </w:r>
            </w:ins>
            <w:proofErr w:type="spellEnd"/>
            <w:ins w:id="2364" w:author="Armando Rocca" w:date="2022-02-01T16:13:00Z">
              <w:r>
                <w:rPr>
                  <w:lang w:val="en-GB" w:eastAsia="en-US"/>
                </w:rPr>
                <w:t xml:space="preserve"> </w:t>
              </w:r>
            </w:ins>
          </w:p>
        </w:tc>
        <w:tc>
          <w:tcPr>
            <w:tcW w:w="3117" w:type="dxa"/>
          </w:tcPr>
          <w:p w14:paraId="6C5DE3FB" w14:textId="3C9DBBF3" w:rsidR="00CC7578" w:rsidRDefault="00A9715C" w:rsidP="00CC7578">
            <w:pPr>
              <w:rPr>
                <w:ins w:id="2365" w:author="Armando Rocca" w:date="2022-02-01T16:11:00Z"/>
                <w:lang w:val="en-GB" w:eastAsia="en-US"/>
              </w:rPr>
            </w:pPr>
            <w:ins w:id="2366" w:author="Armando Rocca" w:date="2022-02-01T16:15:00Z">
              <w:r>
                <w:rPr>
                  <w:lang w:val="en-GB" w:eastAsia="en-US"/>
                </w:rPr>
                <w:t>Master Account code</w:t>
              </w:r>
            </w:ins>
          </w:p>
        </w:tc>
        <w:tc>
          <w:tcPr>
            <w:tcW w:w="3117" w:type="dxa"/>
          </w:tcPr>
          <w:p w14:paraId="690015CF" w14:textId="18928706" w:rsidR="00CC7578" w:rsidRDefault="00950B69" w:rsidP="00CC7578">
            <w:pPr>
              <w:rPr>
                <w:ins w:id="2367" w:author="Armando Rocca" w:date="2022-02-01T16:11:00Z"/>
                <w:lang w:val="en-GB" w:eastAsia="en-US"/>
              </w:rPr>
            </w:pPr>
            <w:ins w:id="2368" w:author="Armando Rocca" w:date="2022-02-01T16:34:00Z">
              <w:r>
                <w:rPr>
                  <w:lang w:val="en-GB" w:eastAsia="en-US"/>
                </w:rPr>
                <w:t>PK</w:t>
              </w:r>
            </w:ins>
          </w:p>
        </w:tc>
      </w:tr>
      <w:tr w:rsidR="00CC7578" w14:paraId="0C8A2E9F" w14:textId="77777777" w:rsidTr="00F13C4C">
        <w:trPr>
          <w:trHeight w:val="62"/>
          <w:ins w:id="2369" w:author="Armando Rocca" w:date="2022-02-01T16:11:00Z"/>
        </w:trPr>
        <w:tc>
          <w:tcPr>
            <w:tcW w:w="3116" w:type="dxa"/>
          </w:tcPr>
          <w:p w14:paraId="2A0E4145" w14:textId="3EA0C219" w:rsidR="00CC7578" w:rsidRDefault="00A9715C" w:rsidP="00CC7578">
            <w:pPr>
              <w:rPr>
                <w:ins w:id="2370" w:author="Armando Rocca" w:date="2022-02-01T16:11:00Z"/>
                <w:lang w:val="en-GB" w:eastAsia="en-US"/>
              </w:rPr>
            </w:pPr>
            <w:ins w:id="2371" w:author="Armando Rocca" w:date="2022-02-01T16:15:00Z">
              <w:r>
                <w:rPr>
                  <w:lang w:val="en-GB" w:eastAsia="en-US"/>
                </w:rPr>
                <w:t>PDC</w:t>
              </w:r>
            </w:ins>
          </w:p>
        </w:tc>
        <w:tc>
          <w:tcPr>
            <w:tcW w:w="3117" w:type="dxa"/>
          </w:tcPr>
          <w:p w14:paraId="7FEAC12A" w14:textId="5ED69A12" w:rsidR="00CC7578" w:rsidRDefault="00A9715C" w:rsidP="00CC7578">
            <w:pPr>
              <w:rPr>
                <w:ins w:id="2372" w:author="Armando Rocca" w:date="2022-02-01T16:11:00Z"/>
                <w:lang w:val="en-GB" w:eastAsia="en-US"/>
              </w:rPr>
            </w:pPr>
            <w:ins w:id="2373" w:author="Armando Rocca" w:date="2022-02-01T16:15:00Z">
              <w:r>
                <w:rPr>
                  <w:lang w:val="en-GB" w:eastAsia="en-US"/>
                </w:rPr>
                <w:t>Charts of accounts code</w:t>
              </w:r>
            </w:ins>
          </w:p>
        </w:tc>
        <w:tc>
          <w:tcPr>
            <w:tcW w:w="3117" w:type="dxa"/>
          </w:tcPr>
          <w:p w14:paraId="6C0164F0" w14:textId="20DBAFD0" w:rsidR="00CC7578" w:rsidRDefault="00950B69" w:rsidP="00CC7578">
            <w:pPr>
              <w:rPr>
                <w:ins w:id="2374" w:author="Armando Rocca" w:date="2022-02-01T16:11:00Z"/>
                <w:lang w:val="en-GB" w:eastAsia="en-US"/>
              </w:rPr>
            </w:pPr>
            <w:ins w:id="2375" w:author="Armando Rocca" w:date="2022-02-01T16:34:00Z">
              <w:r>
                <w:rPr>
                  <w:lang w:val="en-GB" w:eastAsia="en-US"/>
                </w:rPr>
                <w:t>PK</w:t>
              </w:r>
            </w:ins>
          </w:p>
        </w:tc>
      </w:tr>
      <w:tr w:rsidR="00CC7578" w14:paraId="121A59DA" w14:textId="77777777" w:rsidTr="00CC7578">
        <w:trPr>
          <w:ins w:id="2376" w:author="Armando Rocca" w:date="2022-02-01T16:11:00Z"/>
        </w:trPr>
        <w:tc>
          <w:tcPr>
            <w:tcW w:w="3116" w:type="dxa"/>
          </w:tcPr>
          <w:p w14:paraId="2C2B3EBD" w14:textId="3168E198" w:rsidR="00CC7578" w:rsidRDefault="00A9715C" w:rsidP="00CC7578">
            <w:pPr>
              <w:rPr>
                <w:ins w:id="2377" w:author="Armando Rocca" w:date="2022-02-01T16:11:00Z"/>
                <w:lang w:val="en-GB" w:eastAsia="en-US"/>
              </w:rPr>
            </w:pPr>
            <w:ins w:id="2378" w:author="Armando Rocca" w:date="2022-02-01T16:16:00Z">
              <w:r>
                <w:rPr>
                  <w:lang w:val="en-GB" w:eastAsia="en-US"/>
                </w:rPr>
                <w:t>C_ELMNT</w:t>
              </w:r>
            </w:ins>
          </w:p>
        </w:tc>
        <w:tc>
          <w:tcPr>
            <w:tcW w:w="3117" w:type="dxa"/>
          </w:tcPr>
          <w:p w14:paraId="12129C40" w14:textId="206F2FFF" w:rsidR="00CC7578" w:rsidRDefault="00A9715C" w:rsidP="00CC7578">
            <w:pPr>
              <w:rPr>
                <w:ins w:id="2379" w:author="Armando Rocca" w:date="2022-02-01T16:11:00Z"/>
                <w:lang w:val="en-GB" w:eastAsia="en-US"/>
              </w:rPr>
            </w:pPr>
            <w:ins w:id="2380" w:author="Armando Rocca" w:date="2022-02-01T16:16:00Z">
              <w:r>
                <w:rPr>
                  <w:lang w:val="en-GB" w:eastAsia="en-US"/>
                </w:rPr>
                <w:t>Cost Element</w:t>
              </w:r>
            </w:ins>
          </w:p>
        </w:tc>
        <w:tc>
          <w:tcPr>
            <w:tcW w:w="3117" w:type="dxa"/>
          </w:tcPr>
          <w:p w14:paraId="6F00F094" w14:textId="307F8950" w:rsidR="00CC7578" w:rsidRDefault="00950B69" w:rsidP="00CC7578">
            <w:pPr>
              <w:rPr>
                <w:ins w:id="2381" w:author="Armando Rocca" w:date="2022-02-01T16:11:00Z"/>
                <w:lang w:val="en-GB" w:eastAsia="en-US"/>
              </w:rPr>
            </w:pPr>
            <w:ins w:id="2382" w:author="Armando Rocca" w:date="2022-02-01T16:34:00Z">
              <w:r>
                <w:rPr>
                  <w:lang w:val="en-GB" w:eastAsia="en-US"/>
                </w:rPr>
                <w:t>PK</w:t>
              </w:r>
            </w:ins>
          </w:p>
        </w:tc>
      </w:tr>
      <w:tr w:rsidR="00A9715C" w14:paraId="4F691190" w14:textId="77777777" w:rsidTr="00CC7578">
        <w:trPr>
          <w:ins w:id="2383" w:author="Armando Rocca" w:date="2022-02-01T16:16:00Z"/>
        </w:trPr>
        <w:tc>
          <w:tcPr>
            <w:tcW w:w="3116" w:type="dxa"/>
          </w:tcPr>
          <w:p w14:paraId="46DC2ADA" w14:textId="77634C69" w:rsidR="00A9715C" w:rsidRDefault="00AE698F" w:rsidP="00CC7578">
            <w:pPr>
              <w:rPr>
                <w:ins w:id="2384" w:author="Armando Rocca" w:date="2022-02-01T16:16:00Z"/>
                <w:lang w:val="en-GB" w:eastAsia="en-US"/>
              </w:rPr>
            </w:pPr>
            <w:proofErr w:type="spellStart"/>
            <w:ins w:id="2385" w:author="Armando Rocca" w:date="2022-02-01T16:17:00Z">
              <w:r>
                <w:rPr>
                  <w:lang w:val="en-GB" w:eastAsia="en-US"/>
                </w:rPr>
                <w:t>M</w:t>
              </w:r>
            </w:ins>
            <w:ins w:id="2386" w:author="Armando Rocca" w:date="2022-02-01T16:16:00Z">
              <w:r w:rsidR="00A9715C">
                <w:rPr>
                  <w:lang w:val="en-GB" w:eastAsia="en-US"/>
                </w:rPr>
                <w:t>_</w:t>
              </w:r>
            </w:ins>
            <w:ins w:id="2387" w:author="Armando Rocca" w:date="2022-02-01T16:17:00Z">
              <w:r>
                <w:rPr>
                  <w:lang w:val="en-GB" w:eastAsia="en-US"/>
                </w:rPr>
                <w:t>Acc_</w:t>
              </w:r>
            </w:ins>
            <w:ins w:id="2388" w:author="Armando Rocca" w:date="2022-02-01T16:16:00Z">
              <w:r w:rsidR="00A9715C">
                <w:rPr>
                  <w:lang w:val="en-GB" w:eastAsia="en-US"/>
                </w:rPr>
                <w:t>Descr</w:t>
              </w:r>
              <w:proofErr w:type="spellEnd"/>
            </w:ins>
          </w:p>
        </w:tc>
        <w:tc>
          <w:tcPr>
            <w:tcW w:w="3117" w:type="dxa"/>
          </w:tcPr>
          <w:p w14:paraId="0764C072" w14:textId="66E09D10" w:rsidR="00A9715C" w:rsidRDefault="00AE698F" w:rsidP="00CC7578">
            <w:pPr>
              <w:rPr>
                <w:ins w:id="2389" w:author="Armando Rocca" w:date="2022-02-01T16:16:00Z"/>
                <w:lang w:val="en-GB" w:eastAsia="en-US"/>
              </w:rPr>
            </w:pPr>
            <w:ins w:id="2390" w:author="Armando Rocca" w:date="2022-02-01T16:17:00Z">
              <w:r>
                <w:rPr>
                  <w:lang w:val="en-GB" w:eastAsia="en-US"/>
                </w:rPr>
                <w:t xml:space="preserve">Master Account </w:t>
              </w:r>
            </w:ins>
            <w:ins w:id="2391" w:author="Armando Rocca" w:date="2022-02-01T16:18:00Z">
              <w:r>
                <w:rPr>
                  <w:lang w:val="en-GB" w:eastAsia="en-US"/>
                </w:rPr>
                <w:t>De</w:t>
              </w:r>
            </w:ins>
            <w:ins w:id="2392" w:author="Armando Rocca" w:date="2022-02-01T16:16:00Z">
              <w:r w:rsidR="00A9715C">
                <w:rPr>
                  <w:lang w:val="en-GB" w:eastAsia="en-US"/>
                </w:rPr>
                <w:t>scri</w:t>
              </w:r>
            </w:ins>
            <w:ins w:id="2393" w:author="Armando Rocca" w:date="2022-02-01T16:18:00Z">
              <w:r>
                <w:rPr>
                  <w:lang w:val="en-GB" w:eastAsia="en-US"/>
                </w:rPr>
                <w:t>ption</w:t>
              </w:r>
            </w:ins>
          </w:p>
        </w:tc>
        <w:tc>
          <w:tcPr>
            <w:tcW w:w="3117" w:type="dxa"/>
          </w:tcPr>
          <w:p w14:paraId="3F378153" w14:textId="77777777" w:rsidR="00A9715C" w:rsidRDefault="00A9715C" w:rsidP="00CC7578">
            <w:pPr>
              <w:rPr>
                <w:ins w:id="2394" w:author="Armando Rocca" w:date="2022-02-01T16:16:00Z"/>
                <w:lang w:val="en-GB" w:eastAsia="en-US"/>
              </w:rPr>
            </w:pPr>
          </w:p>
        </w:tc>
      </w:tr>
      <w:tr w:rsidR="00A9715C" w14:paraId="691044C8" w14:textId="77777777" w:rsidTr="00CC7578">
        <w:trPr>
          <w:ins w:id="2395" w:author="Armando Rocca" w:date="2022-02-01T16:16:00Z"/>
        </w:trPr>
        <w:tc>
          <w:tcPr>
            <w:tcW w:w="3116" w:type="dxa"/>
          </w:tcPr>
          <w:p w14:paraId="012D2B89" w14:textId="7CA731E2" w:rsidR="00A9715C" w:rsidRDefault="00AE698F" w:rsidP="00CC7578">
            <w:pPr>
              <w:rPr>
                <w:ins w:id="2396" w:author="Armando Rocca" w:date="2022-02-01T16:16:00Z"/>
                <w:lang w:val="en-GB" w:eastAsia="en-US"/>
              </w:rPr>
            </w:pPr>
            <w:proofErr w:type="spellStart"/>
            <w:ins w:id="2397" w:author="Armando Rocca" w:date="2022-02-01T16:18:00Z">
              <w:r>
                <w:rPr>
                  <w:lang w:val="en-GB" w:eastAsia="en-US"/>
                </w:rPr>
                <w:t>C_Descr</w:t>
              </w:r>
            </w:ins>
            <w:proofErr w:type="spellEnd"/>
          </w:p>
        </w:tc>
        <w:tc>
          <w:tcPr>
            <w:tcW w:w="3117" w:type="dxa"/>
          </w:tcPr>
          <w:p w14:paraId="3CEBD4C7" w14:textId="62F8EE08" w:rsidR="00A9715C" w:rsidRDefault="00AE698F" w:rsidP="00CC7578">
            <w:pPr>
              <w:rPr>
                <w:ins w:id="2398" w:author="Armando Rocca" w:date="2022-02-01T16:16:00Z"/>
                <w:lang w:val="en-GB" w:eastAsia="en-US"/>
              </w:rPr>
            </w:pPr>
            <w:ins w:id="2399" w:author="Armando Rocca" w:date="2022-02-01T16:18:00Z">
              <w:r>
                <w:rPr>
                  <w:lang w:val="en-GB" w:eastAsia="en-US"/>
                </w:rPr>
                <w:t>Cost Element Description</w:t>
              </w:r>
            </w:ins>
          </w:p>
        </w:tc>
        <w:tc>
          <w:tcPr>
            <w:tcW w:w="3117" w:type="dxa"/>
          </w:tcPr>
          <w:p w14:paraId="3E4E9E00" w14:textId="77777777" w:rsidR="00A9715C" w:rsidRDefault="00A9715C" w:rsidP="00CC7578">
            <w:pPr>
              <w:rPr>
                <w:ins w:id="2400" w:author="Armando Rocca" w:date="2022-02-01T16:16:00Z"/>
                <w:lang w:val="en-GB" w:eastAsia="en-US"/>
              </w:rPr>
            </w:pPr>
          </w:p>
        </w:tc>
      </w:tr>
      <w:tr w:rsidR="00A9715C" w14:paraId="378992A4" w14:textId="77777777" w:rsidTr="00CC7578">
        <w:trPr>
          <w:ins w:id="2401" w:author="Armando Rocca" w:date="2022-02-01T16:16:00Z"/>
        </w:trPr>
        <w:tc>
          <w:tcPr>
            <w:tcW w:w="3116" w:type="dxa"/>
          </w:tcPr>
          <w:p w14:paraId="43450120" w14:textId="22E75E70" w:rsidR="00A9715C" w:rsidRDefault="00AE698F" w:rsidP="00CC7578">
            <w:pPr>
              <w:rPr>
                <w:ins w:id="2402" w:author="Armando Rocca" w:date="2022-02-01T16:16:00Z"/>
                <w:lang w:val="en-GB" w:eastAsia="en-US"/>
              </w:rPr>
            </w:pPr>
            <w:ins w:id="2403" w:author="Armando Rocca" w:date="2022-02-01T16:18:00Z">
              <w:r>
                <w:rPr>
                  <w:lang w:val="en-GB" w:eastAsia="en-US"/>
                </w:rPr>
                <w:t>Flag_1</w:t>
              </w:r>
            </w:ins>
          </w:p>
        </w:tc>
        <w:tc>
          <w:tcPr>
            <w:tcW w:w="3117" w:type="dxa"/>
          </w:tcPr>
          <w:p w14:paraId="49490709" w14:textId="3DF74729" w:rsidR="00A9715C" w:rsidRDefault="00AE698F" w:rsidP="00CC7578">
            <w:pPr>
              <w:rPr>
                <w:ins w:id="2404" w:author="Armando Rocca" w:date="2022-02-01T16:16:00Z"/>
                <w:lang w:val="en-GB" w:eastAsia="en-US"/>
              </w:rPr>
            </w:pPr>
            <w:ins w:id="2405" w:author="Armando Rocca" w:date="2022-02-01T16:19:00Z">
              <w:r>
                <w:rPr>
                  <w:lang w:val="en-GB" w:eastAsia="en-US"/>
                </w:rPr>
                <w:t xml:space="preserve">Flag </w:t>
              </w:r>
            </w:ins>
          </w:p>
        </w:tc>
        <w:tc>
          <w:tcPr>
            <w:tcW w:w="3117" w:type="dxa"/>
          </w:tcPr>
          <w:p w14:paraId="119FB904" w14:textId="77777777" w:rsidR="00A9715C" w:rsidRDefault="00A9715C" w:rsidP="00CC7578">
            <w:pPr>
              <w:rPr>
                <w:ins w:id="2406" w:author="Armando Rocca" w:date="2022-02-01T16:16:00Z"/>
                <w:lang w:val="en-GB" w:eastAsia="en-US"/>
              </w:rPr>
            </w:pPr>
          </w:p>
        </w:tc>
      </w:tr>
      <w:tr w:rsidR="00A9715C" w14:paraId="15B9BF4B" w14:textId="77777777" w:rsidTr="00CC7578">
        <w:trPr>
          <w:ins w:id="2407" w:author="Armando Rocca" w:date="2022-02-01T16:16:00Z"/>
        </w:trPr>
        <w:tc>
          <w:tcPr>
            <w:tcW w:w="3116" w:type="dxa"/>
          </w:tcPr>
          <w:p w14:paraId="33CB5C4B" w14:textId="5E381EF1" w:rsidR="00A9715C" w:rsidRDefault="00AE698F" w:rsidP="00CC7578">
            <w:pPr>
              <w:rPr>
                <w:ins w:id="2408" w:author="Armando Rocca" w:date="2022-02-01T16:16:00Z"/>
                <w:lang w:val="en-GB" w:eastAsia="en-US"/>
              </w:rPr>
            </w:pPr>
            <w:ins w:id="2409" w:author="Armando Rocca" w:date="2022-02-01T16:18:00Z">
              <w:r>
                <w:rPr>
                  <w:lang w:val="en-GB" w:eastAsia="en-US"/>
                </w:rPr>
                <w:t>Flag_2</w:t>
              </w:r>
            </w:ins>
          </w:p>
        </w:tc>
        <w:tc>
          <w:tcPr>
            <w:tcW w:w="3117" w:type="dxa"/>
          </w:tcPr>
          <w:p w14:paraId="1BA0845D" w14:textId="3A6F8F0C" w:rsidR="00A9715C" w:rsidRDefault="00AE698F" w:rsidP="00CC7578">
            <w:pPr>
              <w:rPr>
                <w:ins w:id="2410" w:author="Armando Rocca" w:date="2022-02-01T16:16:00Z"/>
                <w:lang w:val="en-GB" w:eastAsia="en-US"/>
              </w:rPr>
            </w:pPr>
            <w:ins w:id="2411" w:author="Armando Rocca" w:date="2022-02-01T16:19:00Z">
              <w:r>
                <w:rPr>
                  <w:lang w:val="en-GB" w:eastAsia="en-US"/>
                </w:rPr>
                <w:t>Flag</w:t>
              </w:r>
            </w:ins>
          </w:p>
        </w:tc>
        <w:tc>
          <w:tcPr>
            <w:tcW w:w="3117" w:type="dxa"/>
          </w:tcPr>
          <w:p w14:paraId="78029276" w14:textId="77777777" w:rsidR="00A9715C" w:rsidRDefault="00A9715C" w:rsidP="00CC7578">
            <w:pPr>
              <w:rPr>
                <w:ins w:id="2412" w:author="Armando Rocca" w:date="2022-02-01T16:16:00Z"/>
                <w:lang w:val="en-GB" w:eastAsia="en-US"/>
              </w:rPr>
            </w:pPr>
          </w:p>
        </w:tc>
      </w:tr>
    </w:tbl>
    <w:p w14:paraId="6C77D2C3" w14:textId="11E3900F" w:rsidR="00CC7578" w:rsidRDefault="00CC7578" w:rsidP="00CC7578">
      <w:pPr>
        <w:rPr>
          <w:ins w:id="2413" w:author="Armando Rocca" w:date="2022-02-01T16:19:00Z"/>
          <w:lang w:val="en-GB" w:eastAsia="en-US"/>
        </w:rPr>
      </w:pPr>
    </w:p>
    <w:p w14:paraId="621A4074" w14:textId="4938AA2A" w:rsidR="00AE698F" w:rsidRDefault="008934AD" w:rsidP="00CC7578">
      <w:pPr>
        <w:rPr>
          <w:ins w:id="2414" w:author="Armando Rocca" w:date="2022-02-01T16:31:00Z"/>
          <w:lang w:val="en-GB" w:eastAsia="en-US"/>
        </w:rPr>
      </w:pPr>
      <w:ins w:id="2415" w:author="Armando Rocca" w:date="2022-02-01T16:24:00Z">
        <w:r>
          <w:rPr>
            <w:lang w:val="en-GB" w:eastAsia="en-US"/>
          </w:rPr>
          <w:t xml:space="preserve">The data received will be uploaded in a staging table and then </w:t>
        </w:r>
      </w:ins>
      <w:ins w:id="2416" w:author="Armando Rocca" w:date="2022-02-03T10:29:00Z">
        <w:r w:rsidR="00FE4672">
          <w:rPr>
            <w:lang w:val="en-GB" w:eastAsia="en-US"/>
          </w:rPr>
          <w:t xml:space="preserve">insert in </w:t>
        </w:r>
      </w:ins>
      <w:ins w:id="2417" w:author="Armando Rocca" w:date="2022-02-03T10:30:00Z">
        <w:r w:rsidR="001C42A0">
          <w:rPr>
            <w:lang w:val="en-GB" w:eastAsia="en-US"/>
          </w:rPr>
          <w:t xml:space="preserve">the </w:t>
        </w:r>
      </w:ins>
      <w:ins w:id="2418" w:author="Armando Rocca" w:date="2022-02-03T10:29:00Z">
        <w:r w:rsidR="00FE4672">
          <w:rPr>
            <w:lang w:val="en-GB" w:eastAsia="en-US"/>
          </w:rPr>
          <w:t xml:space="preserve">association table </w:t>
        </w:r>
      </w:ins>
      <w:ins w:id="2419" w:author="Armando Rocca" w:date="2022-02-03T10:30:00Z">
        <w:r w:rsidR="001C42A0">
          <w:rPr>
            <w:lang w:val="en-GB" w:eastAsia="en-US"/>
          </w:rPr>
          <w:t xml:space="preserve">only the </w:t>
        </w:r>
      </w:ins>
      <w:ins w:id="2420" w:author="Armando Rocca" w:date="2022-02-03T10:31:00Z">
        <w:r w:rsidR="001C42A0">
          <w:rPr>
            <w:lang w:val="en-GB" w:eastAsia="en-US"/>
          </w:rPr>
          <w:t>SAP_ELMNT</w:t>
        </w:r>
      </w:ins>
      <w:ins w:id="2421" w:author="Armando Rocca" w:date="2022-02-01T16:25:00Z">
        <w:r>
          <w:rPr>
            <w:lang w:val="en-GB" w:eastAsia="en-US"/>
          </w:rPr>
          <w:t>.</w:t>
        </w:r>
      </w:ins>
    </w:p>
    <w:p w14:paraId="7E620ECD" w14:textId="28551166" w:rsidR="008934AD" w:rsidRDefault="008934AD" w:rsidP="00CC7578">
      <w:pPr>
        <w:rPr>
          <w:ins w:id="2422" w:author="Armando Rocca" w:date="2022-02-01T16:45:00Z"/>
          <w:lang w:val="en-GB" w:eastAsia="en-US"/>
        </w:rPr>
      </w:pPr>
    </w:p>
    <w:p w14:paraId="606C75F3" w14:textId="4675423E" w:rsidR="005360C2" w:rsidRDefault="005360C2" w:rsidP="00CC7578">
      <w:pPr>
        <w:rPr>
          <w:ins w:id="2423" w:author="Armando Rocca" w:date="2022-02-02T17:25:00Z"/>
          <w:lang w:val="en-GB" w:eastAsia="en-US"/>
        </w:rPr>
      </w:pPr>
      <w:ins w:id="2424" w:author="Armando Rocca" w:date="2022-02-01T16:45:00Z">
        <w:r>
          <w:rPr>
            <w:lang w:val="en-GB" w:eastAsia="en-US"/>
          </w:rPr>
          <w:t>Here below the staging table structure</w:t>
        </w:r>
      </w:ins>
      <w:ins w:id="2425" w:author="Armando Rocca" w:date="2022-02-02T17:40:00Z">
        <w:r w:rsidR="00D4377C">
          <w:rPr>
            <w:lang w:val="en-GB" w:eastAsia="en-US"/>
          </w:rPr>
          <w:t>s</w:t>
        </w:r>
      </w:ins>
      <w:ins w:id="2426" w:author="Armando Rocca" w:date="2022-02-02T19:10:00Z">
        <w:r w:rsidR="00DB445E">
          <w:rPr>
            <w:lang w:val="en-GB" w:eastAsia="en-US"/>
          </w:rPr>
          <w:t xml:space="preserve"> requested</w:t>
        </w:r>
      </w:ins>
    </w:p>
    <w:p w14:paraId="50E959C1" w14:textId="77777777" w:rsidR="00D4377C" w:rsidRDefault="00D4377C" w:rsidP="00CC7578">
      <w:pPr>
        <w:rPr>
          <w:ins w:id="2427" w:author="Armando Rocca" w:date="2022-02-02T17:40:00Z"/>
          <w:lang w:val="en-GB" w:eastAsia="en-US"/>
        </w:rPr>
      </w:pPr>
    </w:p>
    <w:p w14:paraId="0EE776C9" w14:textId="7E296C7C" w:rsidR="00794154" w:rsidRDefault="001C42A0" w:rsidP="00CC7578">
      <w:pPr>
        <w:rPr>
          <w:ins w:id="2428" w:author="Armando Rocca" w:date="2022-02-01T16:45:00Z"/>
          <w:lang w:val="en-GB" w:eastAsia="en-US"/>
        </w:rPr>
      </w:pPr>
      <w:ins w:id="2429" w:author="Armando Rocca" w:date="2022-02-03T10:31:00Z">
        <w:r>
          <w:rPr>
            <w:lang w:val="en-GB" w:eastAsia="en-US"/>
          </w:rPr>
          <w:t xml:space="preserve">In this table will be stored the </w:t>
        </w:r>
      </w:ins>
      <w:ins w:id="2430" w:author="Armando Rocca" w:date="2022-02-02T17:40:00Z">
        <w:r w:rsidR="00D4377C">
          <w:rPr>
            <w:lang w:val="en-GB" w:eastAsia="en-US"/>
          </w:rPr>
          <w:t>data received from SAP</w:t>
        </w:r>
      </w:ins>
      <w:ins w:id="2431" w:author="Armando Rocca" w:date="2022-02-03T10:31:00Z">
        <w:r>
          <w:rPr>
            <w:lang w:val="en-GB" w:eastAsia="en-US"/>
          </w:rPr>
          <w:t xml:space="preserve"> as it </w:t>
        </w:r>
      </w:ins>
      <w:proofErr w:type="gramStart"/>
      <w:r w:rsidR="001D24E4">
        <w:rPr>
          <w:lang w:val="en-GB" w:eastAsia="en-US"/>
        </w:rPr>
        <w:t>are</w:t>
      </w:r>
      <w:proofErr w:type="gramEnd"/>
      <w:ins w:id="2432" w:author="Armando Rocca" w:date="2022-02-03T10:32:00Z">
        <w:r>
          <w:rPr>
            <w:lang w:val="en-GB" w:eastAsia="en-US"/>
          </w:rPr>
          <w:t>.</w:t>
        </w:r>
      </w:ins>
    </w:p>
    <w:p w14:paraId="38E6D6D0" w14:textId="2B0E74B3" w:rsidR="005360C2" w:rsidRDefault="005360C2" w:rsidP="00CC7578">
      <w:pPr>
        <w:rPr>
          <w:ins w:id="2433" w:author="Armando Rocca" w:date="2022-02-01T16:46:00Z"/>
          <w:lang w:val="en-GB" w:eastAsia="en-US"/>
        </w:rPr>
      </w:pPr>
    </w:p>
    <w:tbl>
      <w:tblPr>
        <w:tblStyle w:val="TableGrid"/>
        <w:tblW w:w="0" w:type="auto"/>
        <w:tblLook w:val="04A0" w:firstRow="1" w:lastRow="0" w:firstColumn="1" w:lastColumn="0" w:noHBand="0" w:noVBand="1"/>
        <w:tblPrChange w:id="2434" w:author="Armando Rocca" w:date="2022-02-02T19:13:00Z">
          <w:tblPr>
            <w:tblStyle w:val="TableGrid"/>
            <w:tblW w:w="0" w:type="auto"/>
            <w:tblLook w:val="04A0" w:firstRow="1" w:lastRow="0" w:firstColumn="1" w:lastColumn="0" w:noHBand="0" w:noVBand="1"/>
          </w:tblPr>
        </w:tblPrChange>
      </w:tblPr>
      <w:tblGrid>
        <w:gridCol w:w="3116"/>
        <w:gridCol w:w="3117"/>
        <w:gridCol w:w="3117"/>
        <w:tblGridChange w:id="2435">
          <w:tblGrid>
            <w:gridCol w:w="3116"/>
            <w:gridCol w:w="3117"/>
            <w:gridCol w:w="3117"/>
          </w:tblGrid>
        </w:tblGridChange>
      </w:tblGrid>
      <w:tr w:rsidR="005360C2" w14:paraId="1E085655" w14:textId="77777777" w:rsidTr="00DB445E">
        <w:trPr>
          <w:tblHeader/>
          <w:ins w:id="2436" w:author="Armando Rocca" w:date="2022-02-01T16:46:00Z"/>
        </w:trPr>
        <w:tc>
          <w:tcPr>
            <w:tcW w:w="3116" w:type="dxa"/>
            <w:tcPrChange w:id="2437" w:author="Armando Rocca" w:date="2022-02-02T19:13:00Z">
              <w:tcPr>
                <w:tcW w:w="3116" w:type="dxa"/>
              </w:tcPr>
            </w:tcPrChange>
          </w:tcPr>
          <w:p w14:paraId="3769E98C" w14:textId="77777777" w:rsidR="005360C2" w:rsidRDefault="005360C2" w:rsidP="00C911EA">
            <w:pPr>
              <w:rPr>
                <w:ins w:id="2438" w:author="Armando Rocca" w:date="2022-02-01T16:46:00Z"/>
                <w:lang w:val="en-GB" w:eastAsia="en-US"/>
              </w:rPr>
            </w:pPr>
            <w:ins w:id="2439" w:author="Armando Rocca" w:date="2022-02-01T16:46:00Z">
              <w:r>
                <w:rPr>
                  <w:lang w:val="en-GB" w:eastAsia="en-US"/>
                </w:rPr>
                <w:t>Field name</w:t>
              </w:r>
            </w:ins>
          </w:p>
        </w:tc>
        <w:tc>
          <w:tcPr>
            <w:tcW w:w="3117" w:type="dxa"/>
            <w:tcPrChange w:id="2440" w:author="Armando Rocca" w:date="2022-02-02T19:13:00Z">
              <w:tcPr>
                <w:tcW w:w="3117" w:type="dxa"/>
              </w:tcPr>
            </w:tcPrChange>
          </w:tcPr>
          <w:p w14:paraId="75318409" w14:textId="77777777" w:rsidR="005360C2" w:rsidRDefault="005360C2" w:rsidP="00C911EA">
            <w:pPr>
              <w:rPr>
                <w:ins w:id="2441" w:author="Armando Rocca" w:date="2022-02-01T16:46:00Z"/>
                <w:lang w:val="en-GB" w:eastAsia="en-US"/>
              </w:rPr>
            </w:pPr>
            <w:ins w:id="2442" w:author="Armando Rocca" w:date="2022-02-01T16:46:00Z">
              <w:r>
                <w:rPr>
                  <w:lang w:val="en-GB" w:eastAsia="en-US"/>
                </w:rPr>
                <w:t>Field Description</w:t>
              </w:r>
            </w:ins>
          </w:p>
        </w:tc>
        <w:tc>
          <w:tcPr>
            <w:tcW w:w="3117" w:type="dxa"/>
            <w:tcPrChange w:id="2443" w:author="Armando Rocca" w:date="2022-02-02T19:13:00Z">
              <w:tcPr>
                <w:tcW w:w="3117" w:type="dxa"/>
              </w:tcPr>
            </w:tcPrChange>
          </w:tcPr>
          <w:p w14:paraId="07A347DB" w14:textId="77777777" w:rsidR="005360C2" w:rsidRDefault="005360C2" w:rsidP="00C911EA">
            <w:pPr>
              <w:rPr>
                <w:ins w:id="2444" w:author="Armando Rocca" w:date="2022-02-01T16:46:00Z"/>
                <w:lang w:val="en-GB" w:eastAsia="en-US"/>
              </w:rPr>
            </w:pPr>
            <w:ins w:id="2445" w:author="Armando Rocca" w:date="2022-02-01T16:46:00Z">
              <w:r>
                <w:rPr>
                  <w:lang w:val="en-GB" w:eastAsia="en-US"/>
                </w:rPr>
                <w:t>Note</w:t>
              </w:r>
            </w:ins>
          </w:p>
        </w:tc>
      </w:tr>
      <w:tr w:rsidR="005360C2" w14:paraId="07B7F00B" w14:textId="77777777" w:rsidTr="00C911EA">
        <w:trPr>
          <w:ins w:id="2446" w:author="Armando Rocca" w:date="2022-02-01T16:46:00Z"/>
        </w:trPr>
        <w:tc>
          <w:tcPr>
            <w:tcW w:w="3116" w:type="dxa"/>
          </w:tcPr>
          <w:p w14:paraId="40E4B014" w14:textId="77777777" w:rsidR="005360C2" w:rsidRDefault="005360C2" w:rsidP="00C911EA">
            <w:pPr>
              <w:rPr>
                <w:ins w:id="2447" w:author="Armando Rocca" w:date="2022-02-01T16:46:00Z"/>
                <w:lang w:val="en-GB" w:eastAsia="en-US"/>
              </w:rPr>
            </w:pPr>
            <w:proofErr w:type="spellStart"/>
            <w:ins w:id="2448" w:author="Armando Rocca" w:date="2022-02-01T16:46:00Z">
              <w:r>
                <w:rPr>
                  <w:lang w:val="en-GB" w:eastAsia="en-US"/>
                </w:rPr>
                <w:t>M_acc</w:t>
              </w:r>
              <w:proofErr w:type="spellEnd"/>
              <w:r>
                <w:rPr>
                  <w:lang w:val="en-GB" w:eastAsia="en-US"/>
                </w:rPr>
                <w:t xml:space="preserve"> </w:t>
              </w:r>
            </w:ins>
          </w:p>
        </w:tc>
        <w:tc>
          <w:tcPr>
            <w:tcW w:w="3117" w:type="dxa"/>
          </w:tcPr>
          <w:p w14:paraId="2043C7C2" w14:textId="77777777" w:rsidR="005360C2" w:rsidRDefault="005360C2" w:rsidP="00C911EA">
            <w:pPr>
              <w:rPr>
                <w:ins w:id="2449" w:author="Armando Rocca" w:date="2022-02-01T16:46:00Z"/>
                <w:lang w:val="en-GB" w:eastAsia="en-US"/>
              </w:rPr>
            </w:pPr>
            <w:ins w:id="2450" w:author="Armando Rocca" w:date="2022-02-01T16:46:00Z">
              <w:r>
                <w:rPr>
                  <w:lang w:val="en-GB" w:eastAsia="en-US"/>
                </w:rPr>
                <w:t>Master Account code</w:t>
              </w:r>
            </w:ins>
          </w:p>
        </w:tc>
        <w:tc>
          <w:tcPr>
            <w:tcW w:w="3117" w:type="dxa"/>
          </w:tcPr>
          <w:p w14:paraId="635324CE" w14:textId="77777777" w:rsidR="005360C2" w:rsidRDefault="005360C2" w:rsidP="00C911EA">
            <w:pPr>
              <w:rPr>
                <w:ins w:id="2451" w:author="Armando Rocca" w:date="2022-02-01T16:46:00Z"/>
                <w:lang w:val="en-GB" w:eastAsia="en-US"/>
              </w:rPr>
            </w:pPr>
            <w:ins w:id="2452" w:author="Armando Rocca" w:date="2022-02-01T16:46:00Z">
              <w:r>
                <w:rPr>
                  <w:lang w:val="en-GB" w:eastAsia="en-US"/>
                </w:rPr>
                <w:t>PK</w:t>
              </w:r>
            </w:ins>
          </w:p>
        </w:tc>
      </w:tr>
      <w:tr w:rsidR="005360C2" w14:paraId="3D69191A" w14:textId="77777777" w:rsidTr="00C911EA">
        <w:trPr>
          <w:ins w:id="2453" w:author="Armando Rocca" w:date="2022-02-01T16:46:00Z"/>
        </w:trPr>
        <w:tc>
          <w:tcPr>
            <w:tcW w:w="3116" w:type="dxa"/>
          </w:tcPr>
          <w:p w14:paraId="36809D7B" w14:textId="77777777" w:rsidR="005360C2" w:rsidRDefault="005360C2" w:rsidP="00C911EA">
            <w:pPr>
              <w:rPr>
                <w:ins w:id="2454" w:author="Armando Rocca" w:date="2022-02-01T16:46:00Z"/>
                <w:lang w:val="en-GB" w:eastAsia="en-US"/>
              </w:rPr>
            </w:pPr>
            <w:ins w:id="2455" w:author="Armando Rocca" w:date="2022-02-01T16:46:00Z">
              <w:r>
                <w:rPr>
                  <w:lang w:val="en-GB" w:eastAsia="en-US"/>
                </w:rPr>
                <w:t>PDC</w:t>
              </w:r>
            </w:ins>
          </w:p>
        </w:tc>
        <w:tc>
          <w:tcPr>
            <w:tcW w:w="3117" w:type="dxa"/>
          </w:tcPr>
          <w:p w14:paraId="7F263618" w14:textId="77777777" w:rsidR="005360C2" w:rsidRDefault="005360C2" w:rsidP="00C911EA">
            <w:pPr>
              <w:rPr>
                <w:ins w:id="2456" w:author="Armando Rocca" w:date="2022-02-01T16:46:00Z"/>
                <w:lang w:val="en-GB" w:eastAsia="en-US"/>
              </w:rPr>
            </w:pPr>
            <w:ins w:id="2457" w:author="Armando Rocca" w:date="2022-02-01T16:46:00Z">
              <w:r>
                <w:rPr>
                  <w:lang w:val="en-GB" w:eastAsia="en-US"/>
                </w:rPr>
                <w:t>Charts of accounts code</w:t>
              </w:r>
            </w:ins>
          </w:p>
        </w:tc>
        <w:tc>
          <w:tcPr>
            <w:tcW w:w="3117" w:type="dxa"/>
          </w:tcPr>
          <w:p w14:paraId="77F642AF" w14:textId="77777777" w:rsidR="005360C2" w:rsidRDefault="005360C2" w:rsidP="00C911EA">
            <w:pPr>
              <w:rPr>
                <w:ins w:id="2458" w:author="Armando Rocca" w:date="2022-02-01T16:46:00Z"/>
                <w:lang w:val="en-GB" w:eastAsia="en-US"/>
              </w:rPr>
            </w:pPr>
            <w:ins w:id="2459" w:author="Armando Rocca" w:date="2022-02-01T16:46:00Z">
              <w:r>
                <w:rPr>
                  <w:lang w:val="en-GB" w:eastAsia="en-US"/>
                </w:rPr>
                <w:t>PK</w:t>
              </w:r>
            </w:ins>
          </w:p>
        </w:tc>
      </w:tr>
      <w:tr w:rsidR="005360C2" w14:paraId="670D7600" w14:textId="77777777" w:rsidTr="00C911EA">
        <w:trPr>
          <w:ins w:id="2460" w:author="Armando Rocca" w:date="2022-02-01T16:46:00Z"/>
        </w:trPr>
        <w:tc>
          <w:tcPr>
            <w:tcW w:w="3116" w:type="dxa"/>
          </w:tcPr>
          <w:p w14:paraId="03F4D915" w14:textId="5C055136" w:rsidR="005360C2" w:rsidRDefault="00D4377C" w:rsidP="00C911EA">
            <w:pPr>
              <w:rPr>
                <w:ins w:id="2461" w:author="Armando Rocca" w:date="2022-02-01T16:46:00Z"/>
                <w:lang w:val="en-GB" w:eastAsia="en-US"/>
              </w:rPr>
            </w:pPr>
            <w:ins w:id="2462" w:author="Armando Rocca" w:date="2022-02-02T17:42:00Z">
              <w:r>
                <w:rPr>
                  <w:lang w:val="en-GB" w:eastAsia="en-US"/>
                </w:rPr>
                <w:t>SAP</w:t>
              </w:r>
            </w:ins>
            <w:ins w:id="2463" w:author="Armando Rocca" w:date="2022-02-01T16:46:00Z">
              <w:r w:rsidR="005360C2">
                <w:rPr>
                  <w:lang w:val="en-GB" w:eastAsia="en-US"/>
                </w:rPr>
                <w:t>_ELMNT</w:t>
              </w:r>
            </w:ins>
          </w:p>
        </w:tc>
        <w:tc>
          <w:tcPr>
            <w:tcW w:w="3117" w:type="dxa"/>
          </w:tcPr>
          <w:p w14:paraId="6338BDEA" w14:textId="77777777" w:rsidR="005360C2" w:rsidRDefault="005360C2" w:rsidP="00C911EA">
            <w:pPr>
              <w:rPr>
                <w:ins w:id="2464" w:author="Armando Rocca" w:date="2022-02-01T16:46:00Z"/>
                <w:lang w:val="en-GB" w:eastAsia="en-US"/>
              </w:rPr>
            </w:pPr>
            <w:ins w:id="2465" w:author="Armando Rocca" w:date="2022-02-01T16:46:00Z">
              <w:r>
                <w:rPr>
                  <w:lang w:val="en-GB" w:eastAsia="en-US"/>
                </w:rPr>
                <w:t>Cost Element</w:t>
              </w:r>
            </w:ins>
          </w:p>
        </w:tc>
        <w:tc>
          <w:tcPr>
            <w:tcW w:w="3117" w:type="dxa"/>
          </w:tcPr>
          <w:p w14:paraId="12DA9832" w14:textId="77777777" w:rsidR="005360C2" w:rsidRDefault="005360C2" w:rsidP="00C911EA">
            <w:pPr>
              <w:rPr>
                <w:ins w:id="2466" w:author="Armando Rocca" w:date="2022-02-01T16:46:00Z"/>
                <w:lang w:val="en-GB" w:eastAsia="en-US"/>
              </w:rPr>
            </w:pPr>
            <w:ins w:id="2467" w:author="Armando Rocca" w:date="2022-02-01T16:46:00Z">
              <w:r>
                <w:rPr>
                  <w:lang w:val="en-GB" w:eastAsia="en-US"/>
                </w:rPr>
                <w:t>PK</w:t>
              </w:r>
            </w:ins>
          </w:p>
        </w:tc>
      </w:tr>
      <w:tr w:rsidR="005360C2" w14:paraId="53F35979" w14:textId="77777777" w:rsidTr="00C911EA">
        <w:trPr>
          <w:ins w:id="2468" w:author="Armando Rocca" w:date="2022-02-01T16:46:00Z"/>
        </w:trPr>
        <w:tc>
          <w:tcPr>
            <w:tcW w:w="3116" w:type="dxa"/>
          </w:tcPr>
          <w:p w14:paraId="0A74D4EA" w14:textId="77777777" w:rsidR="005360C2" w:rsidRDefault="005360C2" w:rsidP="00C911EA">
            <w:pPr>
              <w:rPr>
                <w:ins w:id="2469" w:author="Armando Rocca" w:date="2022-02-01T16:46:00Z"/>
                <w:lang w:val="en-GB" w:eastAsia="en-US"/>
              </w:rPr>
            </w:pPr>
            <w:proofErr w:type="spellStart"/>
            <w:ins w:id="2470" w:author="Armando Rocca" w:date="2022-02-01T16:46:00Z">
              <w:r>
                <w:rPr>
                  <w:lang w:val="en-GB" w:eastAsia="en-US"/>
                </w:rPr>
                <w:t>M_Acc_Descr</w:t>
              </w:r>
              <w:proofErr w:type="spellEnd"/>
            </w:ins>
          </w:p>
        </w:tc>
        <w:tc>
          <w:tcPr>
            <w:tcW w:w="3117" w:type="dxa"/>
          </w:tcPr>
          <w:p w14:paraId="3F18D299" w14:textId="77777777" w:rsidR="005360C2" w:rsidRDefault="005360C2" w:rsidP="00C911EA">
            <w:pPr>
              <w:rPr>
                <w:ins w:id="2471" w:author="Armando Rocca" w:date="2022-02-01T16:46:00Z"/>
                <w:lang w:val="en-GB" w:eastAsia="en-US"/>
              </w:rPr>
            </w:pPr>
            <w:ins w:id="2472" w:author="Armando Rocca" w:date="2022-02-01T16:46:00Z">
              <w:r>
                <w:rPr>
                  <w:lang w:val="en-GB" w:eastAsia="en-US"/>
                </w:rPr>
                <w:t>Master Account Description</w:t>
              </w:r>
            </w:ins>
          </w:p>
        </w:tc>
        <w:tc>
          <w:tcPr>
            <w:tcW w:w="3117" w:type="dxa"/>
          </w:tcPr>
          <w:p w14:paraId="36541D43" w14:textId="77777777" w:rsidR="005360C2" w:rsidRDefault="005360C2" w:rsidP="00C911EA">
            <w:pPr>
              <w:rPr>
                <w:ins w:id="2473" w:author="Armando Rocca" w:date="2022-02-01T16:46:00Z"/>
                <w:lang w:val="en-GB" w:eastAsia="en-US"/>
              </w:rPr>
            </w:pPr>
          </w:p>
        </w:tc>
      </w:tr>
      <w:tr w:rsidR="005360C2" w14:paraId="5880B135" w14:textId="77777777" w:rsidTr="00C911EA">
        <w:trPr>
          <w:ins w:id="2474" w:author="Armando Rocca" w:date="2022-02-01T16:46:00Z"/>
        </w:trPr>
        <w:tc>
          <w:tcPr>
            <w:tcW w:w="3116" w:type="dxa"/>
          </w:tcPr>
          <w:p w14:paraId="39BC5165" w14:textId="77777777" w:rsidR="005360C2" w:rsidRDefault="005360C2" w:rsidP="00C911EA">
            <w:pPr>
              <w:rPr>
                <w:ins w:id="2475" w:author="Armando Rocca" w:date="2022-02-01T16:46:00Z"/>
                <w:lang w:val="en-GB" w:eastAsia="en-US"/>
              </w:rPr>
            </w:pPr>
            <w:proofErr w:type="spellStart"/>
            <w:ins w:id="2476" w:author="Armando Rocca" w:date="2022-02-01T16:46:00Z">
              <w:r>
                <w:rPr>
                  <w:lang w:val="en-GB" w:eastAsia="en-US"/>
                </w:rPr>
                <w:t>C_Descr</w:t>
              </w:r>
              <w:proofErr w:type="spellEnd"/>
            </w:ins>
          </w:p>
        </w:tc>
        <w:tc>
          <w:tcPr>
            <w:tcW w:w="3117" w:type="dxa"/>
          </w:tcPr>
          <w:p w14:paraId="088B72C0" w14:textId="77777777" w:rsidR="005360C2" w:rsidRDefault="005360C2" w:rsidP="00C911EA">
            <w:pPr>
              <w:rPr>
                <w:ins w:id="2477" w:author="Armando Rocca" w:date="2022-02-01T16:46:00Z"/>
                <w:lang w:val="en-GB" w:eastAsia="en-US"/>
              </w:rPr>
            </w:pPr>
            <w:ins w:id="2478" w:author="Armando Rocca" w:date="2022-02-01T16:46:00Z">
              <w:r>
                <w:rPr>
                  <w:lang w:val="en-GB" w:eastAsia="en-US"/>
                </w:rPr>
                <w:t>Cost Element Description</w:t>
              </w:r>
            </w:ins>
          </w:p>
        </w:tc>
        <w:tc>
          <w:tcPr>
            <w:tcW w:w="3117" w:type="dxa"/>
          </w:tcPr>
          <w:p w14:paraId="68BDE82B" w14:textId="77777777" w:rsidR="005360C2" w:rsidRDefault="005360C2" w:rsidP="00C911EA">
            <w:pPr>
              <w:rPr>
                <w:ins w:id="2479" w:author="Armando Rocca" w:date="2022-02-01T16:46:00Z"/>
                <w:lang w:val="en-GB" w:eastAsia="en-US"/>
              </w:rPr>
            </w:pPr>
          </w:p>
        </w:tc>
      </w:tr>
      <w:tr w:rsidR="005360C2" w14:paraId="1DCF2987" w14:textId="77777777" w:rsidTr="00C911EA">
        <w:trPr>
          <w:ins w:id="2480" w:author="Armando Rocca" w:date="2022-02-01T16:46:00Z"/>
        </w:trPr>
        <w:tc>
          <w:tcPr>
            <w:tcW w:w="3116" w:type="dxa"/>
          </w:tcPr>
          <w:p w14:paraId="5C1B1432" w14:textId="77777777" w:rsidR="005360C2" w:rsidRDefault="005360C2" w:rsidP="00C911EA">
            <w:pPr>
              <w:rPr>
                <w:ins w:id="2481" w:author="Armando Rocca" w:date="2022-02-01T16:46:00Z"/>
                <w:lang w:val="en-GB" w:eastAsia="en-US"/>
              </w:rPr>
            </w:pPr>
            <w:ins w:id="2482" w:author="Armando Rocca" w:date="2022-02-01T16:46:00Z">
              <w:r>
                <w:rPr>
                  <w:lang w:val="en-GB" w:eastAsia="en-US"/>
                </w:rPr>
                <w:t>Flag_1</w:t>
              </w:r>
            </w:ins>
          </w:p>
        </w:tc>
        <w:tc>
          <w:tcPr>
            <w:tcW w:w="3117" w:type="dxa"/>
          </w:tcPr>
          <w:p w14:paraId="15E2A91E" w14:textId="77777777" w:rsidR="005360C2" w:rsidRDefault="005360C2" w:rsidP="00C911EA">
            <w:pPr>
              <w:rPr>
                <w:ins w:id="2483" w:author="Armando Rocca" w:date="2022-02-01T16:46:00Z"/>
                <w:lang w:val="en-GB" w:eastAsia="en-US"/>
              </w:rPr>
            </w:pPr>
            <w:ins w:id="2484" w:author="Armando Rocca" w:date="2022-02-01T16:46:00Z">
              <w:r>
                <w:rPr>
                  <w:lang w:val="en-GB" w:eastAsia="en-US"/>
                </w:rPr>
                <w:t xml:space="preserve">Flag </w:t>
              </w:r>
            </w:ins>
          </w:p>
        </w:tc>
        <w:tc>
          <w:tcPr>
            <w:tcW w:w="3117" w:type="dxa"/>
          </w:tcPr>
          <w:p w14:paraId="337EAD67" w14:textId="77777777" w:rsidR="005360C2" w:rsidRDefault="005360C2" w:rsidP="00C911EA">
            <w:pPr>
              <w:rPr>
                <w:ins w:id="2485" w:author="Armando Rocca" w:date="2022-02-01T16:46:00Z"/>
                <w:lang w:val="en-GB" w:eastAsia="en-US"/>
              </w:rPr>
            </w:pPr>
          </w:p>
        </w:tc>
      </w:tr>
      <w:tr w:rsidR="005360C2" w14:paraId="69696F5F" w14:textId="77777777" w:rsidTr="00C911EA">
        <w:trPr>
          <w:ins w:id="2486" w:author="Armando Rocca" w:date="2022-02-01T16:46:00Z"/>
        </w:trPr>
        <w:tc>
          <w:tcPr>
            <w:tcW w:w="3116" w:type="dxa"/>
          </w:tcPr>
          <w:p w14:paraId="2F78E31B" w14:textId="77777777" w:rsidR="005360C2" w:rsidRDefault="005360C2" w:rsidP="00C911EA">
            <w:pPr>
              <w:rPr>
                <w:ins w:id="2487" w:author="Armando Rocca" w:date="2022-02-01T16:46:00Z"/>
                <w:lang w:val="en-GB" w:eastAsia="en-US"/>
              </w:rPr>
            </w:pPr>
            <w:ins w:id="2488" w:author="Armando Rocca" w:date="2022-02-01T16:46:00Z">
              <w:r>
                <w:rPr>
                  <w:lang w:val="en-GB" w:eastAsia="en-US"/>
                </w:rPr>
                <w:t>Flag_2</w:t>
              </w:r>
            </w:ins>
          </w:p>
        </w:tc>
        <w:tc>
          <w:tcPr>
            <w:tcW w:w="3117" w:type="dxa"/>
          </w:tcPr>
          <w:p w14:paraId="4BAD4C17" w14:textId="77777777" w:rsidR="005360C2" w:rsidRDefault="005360C2" w:rsidP="00C911EA">
            <w:pPr>
              <w:rPr>
                <w:ins w:id="2489" w:author="Armando Rocca" w:date="2022-02-01T16:46:00Z"/>
                <w:lang w:val="en-GB" w:eastAsia="en-US"/>
              </w:rPr>
            </w:pPr>
            <w:ins w:id="2490" w:author="Armando Rocca" w:date="2022-02-01T16:46:00Z">
              <w:r>
                <w:rPr>
                  <w:lang w:val="en-GB" w:eastAsia="en-US"/>
                </w:rPr>
                <w:t>Flag</w:t>
              </w:r>
            </w:ins>
          </w:p>
        </w:tc>
        <w:tc>
          <w:tcPr>
            <w:tcW w:w="3117" w:type="dxa"/>
          </w:tcPr>
          <w:p w14:paraId="524CDA8F" w14:textId="77777777" w:rsidR="005360C2" w:rsidRDefault="005360C2" w:rsidP="00C911EA">
            <w:pPr>
              <w:rPr>
                <w:ins w:id="2491" w:author="Armando Rocca" w:date="2022-02-01T16:46:00Z"/>
                <w:lang w:val="en-GB" w:eastAsia="en-US"/>
              </w:rPr>
            </w:pPr>
          </w:p>
        </w:tc>
      </w:tr>
      <w:tr w:rsidR="00E8304A" w14:paraId="41136922" w14:textId="77777777" w:rsidTr="00C911EA">
        <w:trPr>
          <w:ins w:id="2492" w:author="Armando Rocca" w:date="2022-02-01T16:47:00Z"/>
        </w:trPr>
        <w:tc>
          <w:tcPr>
            <w:tcW w:w="3116" w:type="dxa"/>
          </w:tcPr>
          <w:p w14:paraId="3E2CEF64" w14:textId="2E2C043D" w:rsidR="00E8304A" w:rsidRDefault="00E8304A" w:rsidP="00C911EA">
            <w:pPr>
              <w:rPr>
                <w:ins w:id="2493" w:author="Armando Rocca" w:date="2022-02-01T16:47:00Z"/>
                <w:lang w:val="en-GB" w:eastAsia="en-US"/>
              </w:rPr>
            </w:pPr>
            <w:proofErr w:type="spellStart"/>
            <w:ins w:id="2494" w:author="Armando Rocca" w:date="2022-02-01T16:47:00Z">
              <w:r>
                <w:rPr>
                  <w:lang w:val="en-GB" w:eastAsia="en-US"/>
                </w:rPr>
                <w:t>Insert_DAT</w:t>
              </w:r>
            </w:ins>
            <w:ins w:id="2495" w:author="Armando Rocca" w:date="2022-02-01T17:38:00Z">
              <w:r w:rsidR="00717366">
                <w:rPr>
                  <w:lang w:val="en-GB" w:eastAsia="en-US"/>
                </w:rPr>
                <w:t>E</w:t>
              </w:r>
            </w:ins>
            <w:proofErr w:type="spellEnd"/>
          </w:p>
        </w:tc>
        <w:tc>
          <w:tcPr>
            <w:tcW w:w="3117" w:type="dxa"/>
          </w:tcPr>
          <w:p w14:paraId="5CE8A1F9" w14:textId="5043FDF5" w:rsidR="00E8304A" w:rsidRDefault="0006588D" w:rsidP="00C911EA">
            <w:pPr>
              <w:rPr>
                <w:ins w:id="2496" w:author="Armando Rocca" w:date="2022-02-01T16:47:00Z"/>
                <w:lang w:val="en-GB" w:eastAsia="en-US"/>
              </w:rPr>
            </w:pPr>
            <w:proofErr w:type="spellStart"/>
            <w:r>
              <w:rPr>
                <w:lang w:val="en-GB" w:eastAsia="en-US"/>
              </w:rPr>
              <w:t>Inserting</w:t>
            </w:r>
            <w:r w:rsidR="001B468C">
              <w:rPr>
                <w:lang w:val="en-GB" w:eastAsia="en-US"/>
              </w:rPr>
              <w:t>m</w:t>
            </w:r>
            <w:proofErr w:type="spellEnd"/>
            <w:r w:rsidR="001B468C">
              <w:rPr>
                <w:lang w:val="en-GB" w:eastAsia="en-US"/>
              </w:rPr>
              <w:t>_</w:t>
            </w:r>
            <w:ins w:id="2497" w:author="Armando Rocca" w:date="2022-02-01T17:38:00Z">
              <w:r w:rsidR="00717366">
                <w:rPr>
                  <w:lang w:val="en-GB" w:eastAsia="en-US"/>
                </w:rPr>
                <w:t xml:space="preserve"> date</w:t>
              </w:r>
            </w:ins>
            <w:ins w:id="2498" w:author="Armando Rocca" w:date="2022-02-01T16:47:00Z">
              <w:r w:rsidR="00E8304A">
                <w:rPr>
                  <w:lang w:val="en-GB" w:eastAsia="en-US"/>
                </w:rPr>
                <w:t xml:space="preserve"> </w:t>
              </w:r>
            </w:ins>
          </w:p>
        </w:tc>
        <w:tc>
          <w:tcPr>
            <w:tcW w:w="3117" w:type="dxa"/>
          </w:tcPr>
          <w:p w14:paraId="639AB4B5" w14:textId="77777777" w:rsidR="00E8304A" w:rsidRDefault="00E8304A" w:rsidP="00C911EA">
            <w:pPr>
              <w:rPr>
                <w:ins w:id="2499" w:author="Armando Rocca" w:date="2022-02-01T16:47:00Z"/>
                <w:lang w:val="en-GB" w:eastAsia="en-US"/>
              </w:rPr>
            </w:pPr>
          </w:p>
        </w:tc>
      </w:tr>
    </w:tbl>
    <w:p w14:paraId="33A7EA40" w14:textId="485CF32F" w:rsidR="00BF3E92" w:rsidRDefault="00BF3E92" w:rsidP="00CC7578">
      <w:pPr>
        <w:rPr>
          <w:ins w:id="2500" w:author="Armando Rocca" w:date="2022-02-02T17:41:00Z"/>
          <w:lang w:val="en-GB" w:eastAsia="en-US"/>
        </w:rPr>
      </w:pPr>
    </w:p>
    <w:p w14:paraId="30EA1A75" w14:textId="1E002205" w:rsidR="00D4377C" w:rsidRDefault="00DB445E" w:rsidP="00CC7578">
      <w:pPr>
        <w:rPr>
          <w:ins w:id="2501" w:author="Armando Rocca" w:date="2022-02-03T10:26:00Z"/>
          <w:lang w:val="en-GB" w:eastAsia="en-US"/>
        </w:rPr>
      </w:pPr>
      <w:ins w:id="2502" w:author="Armando Rocca" w:date="2022-02-02T19:11:00Z">
        <w:r>
          <w:rPr>
            <w:lang w:val="en-GB" w:eastAsia="en-US"/>
          </w:rPr>
          <w:t>Here</w:t>
        </w:r>
      </w:ins>
      <w:ins w:id="2503" w:author="Armando Rocca" w:date="2022-02-02T19:12:00Z">
        <w:r>
          <w:rPr>
            <w:lang w:val="en-GB" w:eastAsia="en-US"/>
          </w:rPr>
          <w:t xml:space="preserve"> below the data structure of the </w:t>
        </w:r>
      </w:ins>
      <w:ins w:id="2504" w:author="Armando Rocca" w:date="2022-02-02T19:11:00Z">
        <w:r>
          <w:rPr>
            <w:lang w:val="en-GB" w:eastAsia="en-US"/>
          </w:rPr>
          <w:t>association table among the SAP Account Code and PO account Code</w:t>
        </w:r>
      </w:ins>
      <w:ins w:id="2505" w:author="Armando Rocca" w:date="2022-02-03T10:26:00Z">
        <w:r w:rsidR="00FE4672">
          <w:rPr>
            <w:lang w:val="en-GB" w:eastAsia="en-US"/>
          </w:rPr>
          <w:t>.</w:t>
        </w:r>
      </w:ins>
    </w:p>
    <w:p w14:paraId="4A248AEF" w14:textId="7C93FB43" w:rsidR="00FE4672" w:rsidRPr="00793EA1" w:rsidRDefault="00FE4672" w:rsidP="00FE4672">
      <w:pPr>
        <w:rPr>
          <w:ins w:id="2506" w:author="Armando Rocca" w:date="2022-02-03T10:28:00Z"/>
          <w:color w:val="FF0000"/>
          <w:lang w:val="en-GB" w:eastAsia="en-US"/>
        </w:rPr>
      </w:pPr>
      <w:ins w:id="2507" w:author="Armando Rocca" w:date="2022-02-03T10:26:00Z">
        <w:r w:rsidRPr="00793EA1">
          <w:rPr>
            <w:color w:val="FF0000"/>
            <w:lang w:val="en-GB" w:eastAsia="en-US"/>
          </w:rPr>
          <w:t xml:space="preserve">In the Association Table the data must be inserted only. </w:t>
        </w:r>
      </w:ins>
      <w:ins w:id="2508" w:author="Armando Rocca" w:date="2022-02-03T10:27:00Z">
        <w:r w:rsidRPr="00793EA1">
          <w:rPr>
            <w:color w:val="FF0000"/>
            <w:lang w:val="en-GB" w:eastAsia="en-US"/>
          </w:rPr>
          <w:t>No Update or Deletion is requested</w:t>
        </w:r>
      </w:ins>
      <w:ins w:id="2509" w:author="Armando Rocca" w:date="2022-02-03T10:26:00Z">
        <w:r w:rsidRPr="00793EA1">
          <w:rPr>
            <w:color w:val="FF0000"/>
            <w:lang w:val="en-GB" w:eastAsia="en-US"/>
          </w:rPr>
          <w:t>.</w:t>
        </w:r>
      </w:ins>
    </w:p>
    <w:p w14:paraId="541B3DAA" w14:textId="41BBBE43" w:rsidR="00FE4672" w:rsidRDefault="00FE4672" w:rsidP="00FE4672">
      <w:pPr>
        <w:rPr>
          <w:ins w:id="2510" w:author="Armando Rocca" w:date="2022-02-03T10:29:00Z"/>
          <w:lang w:val="en-GB" w:eastAsia="en-US"/>
        </w:rPr>
      </w:pPr>
      <w:ins w:id="2511" w:author="Armando Rocca" w:date="2022-02-03T10:28:00Z">
        <w:r>
          <w:rPr>
            <w:lang w:val="en-GB" w:eastAsia="en-US"/>
          </w:rPr>
          <w:t>The PO_ELMNT will be inserted using a script or manually in backend.</w:t>
        </w:r>
      </w:ins>
    </w:p>
    <w:p w14:paraId="615CAA34" w14:textId="77777777" w:rsidR="00FE4672" w:rsidRDefault="00FE4672" w:rsidP="00FE4672">
      <w:pPr>
        <w:rPr>
          <w:ins w:id="2512" w:author="Armando Rocca" w:date="2022-02-03T10:29:00Z"/>
          <w:color w:val="FF0000"/>
          <w:lang w:val="en-GB" w:eastAsia="en-US"/>
        </w:rPr>
      </w:pPr>
      <w:ins w:id="2513" w:author="Armando Rocca" w:date="2022-02-03T10:29:00Z">
        <w:r w:rsidRPr="005360C2">
          <w:rPr>
            <w:color w:val="FF0000"/>
            <w:lang w:val="en-GB" w:eastAsia="en-US"/>
          </w:rPr>
          <w:lastRenderedPageBreak/>
          <w:t>FINCANTIERI must provide for each SAP cost element the kind based on the four types defi</w:t>
        </w:r>
        <w:r>
          <w:rPr>
            <w:color w:val="FF0000"/>
            <w:lang w:val="en-GB" w:eastAsia="en-US"/>
          </w:rPr>
          <w:t>n</w:t>
        </w:r>
        <w:r w:rsidRPr="005360C2">
          <w:rPr>
            <w:color w:val="FF0000"/>
            <w:lang w:val="en-GB" w:eastAsia="en-US"/>
          </w:rPr>
          <w:t>ed in PO.</w:t>
        </w:r>
        <w:r>
          <w:rPr>
            <w:color w:val="FF0000"/>
            <w:lang w:val="en-GB" w:eastAsia="en-US"/>
          </w:rPr>
          <w:t xml:space="preserve"> </w:t>
        </w:r>
      </w:ins>
    </w:p>
    <w:p w14:paraId="5A7EE29C" w14:textId="77777777" w:rsidR="00FE4672" w:rsidRDefault="00FE4672" w:rsidP="00FE4672">
      <w:pPr>
        <w:rPr>
          <w:ins w:id="2514" w:author="Armando Rocca" w:date="2022-02-03T10:26:00Z"/>
          <w:lang w:val="en-GB" w:eastAsia="en-US"/>
        </w:rPr>
      </w:pPr>
    </w:p>
    <w:p w14:paraId="0625E53C" w14:textId="77777777" w:rsidR="00FE4672" w:rsidRDefault="00FE4672" w:rsidP="00CC7578">
      <w:pPr>
        <w:rPr>
          <w:ins w:id="2515" w:author="Armando Rocca" w:date="2022-02-02T10:24:00Z"/>
          <w:lang w:val="en-GB" w:eastAsia="en-US"/>
        </w:rPr>
      </w:pPr>
    </w:p>
    <w:tbl>
      <w:tblPr>
        <w:tblStyle w:val="TableGrid"/>
        <w:tblW w:w="0" w:type="auto"/>
        <w:tblLook w:val="04A0" w:firstRow="1" w:lastRow="0" w:firstColumn="1" w:lastColumn="0" w:noHBand="0" w:noVBand="1"/>
        <w:tblPrChange w:id="2516" w:author="Armando Rocca" w:date="2022-02-02T19:12:00Z">
          <w:tblPr>
            <w:tblStyle w:val="TableGrid"/>
            <w:tblW w:w="0" w:type="auto"/>
            <w:tblLook w:val="04A0" w:firstRow="1" w:lastRow="0" w:firstColumn="1" w:lastColumn="0" w:noHBand="0" w:noVBand="1"/>
          </w:tblPr>
        </w:tblPrChange>
      </w:tblPr>
      <w:tblGrid>
        <w:gridCol w:w="3116"/>
        <w:gridCol w:w="3117"/>
        <w:gridCol w:w="3117"/>
        <w:tblGridChange w:id="2517">
          <w:tblGrid>
            <w:gridCol w:w="3116"/>
            <w:gridCol w:w="3117"/>
            <w:gridCol w:w="3117"/>
          </w:tblGrid>
        </w:tblGridChange>
      </w:tblGrid>
      <w:tr w:rsidR="00DB445E" w14:paraId="4CE9EA1A" w14:textId="77777777" w:rsidTr="00DB445E">
        <w:trPr>
          <w:tblHeader/>
          <w:ins w:id="2518" w:author="Armando Rocca" w:date="2022-02-02T19:12:00Z"/>
        </w:trPr>
        <w:tc>
          <w:tcPr>
            <w:tcW w:w="3116" w:type="dxa"/>
            <w:tcPrChange w:id="2519" w:author="Armando Rocca" w:date="2022-02-02T19:12:00Z">
              <w:tcPr>
                <w:tcW w:w="3116" w:type="dxa"/>
              </w:tcPr>
            </w:tcPrChange>
          </w:tcPr>
          <w:p w14:paraId="19C9725C" w14:textId="77777777" w:rsidR="00DB445E" w:rsidRDefault="00DB445E" w:rsidP="00C911EA">
            <w:pPr>
              <w:rPr>
                <w:ins w:id="2520" w:author="Armando Rocca" w:date="2022-02-02T19:12:00Z"/>
                <w:lang w:val="en-GB" w:eastAsia="en-US"/>
              </w:rPr>
            </w:pPr>
            <w:ins w:id="2521" w:author="Armando Rocca" w:date="2022-02-02T19:12:00Z">
              <w:r>
                <w:rPr>
                  <w:lang w:val="en-GB" w:eastAsia="en-US"/>
                </w:rPr>
                <w:t>Field name</w:t>
              </w:r>
            </w:ins>
          </w:p>
        </w:tc>
        <w:tc>
          <w:tcPr>
            <w:tcW w:w="3117" w:type="dxa"/>
            <w:tcPrChange w:id="2522" w:author="Armando Rocca" w:date="2022-02-02T19:12:00Z">
              <w:tcPr>
                <w:tcW w:w="3117" w:type="dxa"/>
              </w:tcPr>
            </w:tcPrChange>
          </w:tcPr>
          <w:p w14:paraId="6034EA91" w14:textId="77777777" w:rsidR="00DB445E" w:rsidRDefault="00DB445E" w:rsidP="00C911EA">
            <w:pPr>
              <w:rPr>
                <w:ins w:id="2523" w:author="Armando Rocca" w:date="2022-02-02T19:12:00Z"/>
                <w:lang w:val="en-GB" w:eastAsia="en-US"/>
              </w:rPr>
            </w:pPr>
            <w:ins w:id="2524" w:author="Armando Rocca" w:date="2022-02-02T19:12:00Z">
              <w:r>
                <w:rPr>
                  <w:lang w:val="en-GB" w:eastAsia="en-US"/>
                </w:rPr>
                <w:t>Field Description</w:t>
              </w:r>
            </w:ins>
          </w:p>
        </w:tc>
        <w:tc>
          <w:tcPr>
            <w:tcW w:w="3117" w:type="dxa"/>
            <w:tcPrChange w:id="2525" w:author="Armando Rocca" w:date="2022-02-02T19:12:00Z">
              <w:tcPr>
                <w:tcW w:w="3117" w:type="dxa"/>
              </w:tcPr>
            </w:tcPrChange>
          </w:tcPr>
          <w:p w14:paraId="6917B0E3" w14:textId="77777777" w:rsidR="00DB445E" w:rsidRDefault="00DB445E" w:rsidP="00C911EA">
            <w:pPr>
              <w:rPr>
                <w:ins w:id="2526" w:author="Armando Rocca" w:date="2022-02-02T19:12:00Z"/>
                <w:lang w:val="en-GB" w:eastAsia="en-US"/>
              </w:rPr>
            </w:pPr>
            <w:ins w:id="2527" w:author="Armando Rocca" w:date="2022-02-02T19:12:00Z">
              <w:r>
                <w:rPr>
                  <w:lang w:val="en-GB" w:eastAsia="en-US"/>
                </w:rPr>
                <w:t>Note</w:t>
              </w:r>
            </w:ins>
          </w:p>
        </w:tc>
      </w:tr>
      <w:tr w:rsidR="00794154" w14:paraId="10ECD2EE" w14:textId="77777777" w:rsidTr="00794154">
        <w:trPr>
          <w:ins w:id="2528" w:author="Armando Rocca" w:date="2022-02-02T17:24:00Z"/>
        </w:trPr>
        <w:tc>
          <w:tcPr>
            <w:tcW w:w="3116" w:type="dxa"/>
          </w:tcPr>
          <w:p w14:paraId="32952F40" w14:textId="145581ED" w:rsidR="00794154" w:rsidRDefault="00D4377C" w:rsidP="00C911EA">
            <w:pPr>
              <w:rPr>
                <w:ins w:id="2529" w:author="Armando Rocca" w:date="2022-02-02T17:24:00Z"/>
                <w:lang w:val="en-GB" w:eastAsia="en-US"/>
              </w:rPr>
            </w:pPr>
            <w:ins w:id="2530" w:author="Armando Rocca" w:date="2022-02-02T17:42:00Z">
              <w:r>
                <w:rPr>
                  <w:lang w:val="en-GB" w:eastAsia="en-US"/>
                </w:rPr>
                <w:t>SAP</w:t>
              </w:r>
            </w:ins>
            <w:ins w:id="2531" w:author="Armando Rocca" w:date="2022-02-02T17:24:00Z">
              <w:r w:rsidR="00794154">
                <w:rPr>
                  <w:lang w:val="en-GB" w:eastAsia="en-US"/>
                </w:rPr>
                <w:t>_ELMNT</w:t>
              </w:r>
            </w:ins>
          </w:p>
        </w:tc>
        <w:tc>
          <w:tcPr>
            <w:tcW w:w="3117" w:type="dxa"/>
          </w:tcPr>
          <w:p w14:paraId="204275B4" w14:textId="181193F4" w:rsidR="00794154" w:rsidRDefault="00D4377C" w:rsidP="00C911EA">
            <w:pPr>
              <w:rPr>
                <w:ins w:id="2532" w:author="Armando Rocca" w:date="2022-02-02T17:24:00Z"/>
                <w:lang w:val="en-GB" w:eastAsia="en-US"/>
              </w:rPr>
            </w:pPr>
            <w:ins w:id="2533" w:author="Armando Rocca" w:date="2022-02-02T17:42:00Z">
              <w:r>
                <w:rPr>
                  <w:lang w:val="en-GB" w:eastAsia="en-US"/>
                </w:rPr>
                <w:t xml:space="preserve">SAP </w:t>
              </w:r>
            </w:ins>
            <w:ins w:id="2534" w:author="Armando Rocca" w:date="2022-02-02T17:24:00Z">
              <w:r w:rsidR="00794154">
                <w:rPr>
                  <w:lang w:val="en-GB" w:eastAsia="en-US"/>
                </w:rPr>
                <w:t>Cost Element</w:t>
              </w:r>
            </w:ins>
          </w:p>
        </w:tc>
        <w:tc>
          <w:tcPr>
            <w:tcW w:w="3117" w:type="dxa"/>
          </w:tcPr>
          <w:p w14:paraId="30AA50DC" w14:textId="77777777" w:rsidR="00794154" w:rsidRDefault="00794154" w:rsidP="00C911EA">
            <w:pPr>
              <w:rPr>
                <w:ins w:id="2535" w:author="Armando Rocca" w:date="2022-02-02T17:24:00Z"/>
                <w:lang w:val="en-GB" w:eastAsia="en-US"/>
              </w:rPr>
            </w:pPr>
            <w:ins w:id="2536" w:author="Armando Rocca" w:date="2022-02-02T17:24:00Z">
              <w:r>
                <w:rPr>
                  <w:lang w:val="en-GB" w:eastAsia="en-US"/>
                </w:rPr>
                <w:t>PK</w:t>
              </w:r>
            </w:ins>
          </w:p>
        </w:tc>
      </w:tr>
      <w:tr w:rsidR="00794154" w:rsidRPr="00DB2D4A" w14:paraId="37DFCC99" w14:textId="77777777" w:rsidTr="00C911EA">
        <w:trPr>
          <w:ins w:id="2537" w:author="Armando Rocca" w:date="2022-02-02T17:24:00Z"/>
        </w:trPr>
        <w:tc>
          <w:tcPr>
            <w:tcW w:w="3116" w:type="dxa"/>
          </w:tcPr>
          <w:p w14:paraId="603A962D" w14:textId="77777777" w:rsidR="00794154" w:rsidRDefault="00794154" w:rsidP="00C911EA">
            <w:pPr>
              <w:rPr>
                <w:ins w:id="2538" w:author="Armando Rocca" w:date="2022-02-02T17:24:00Z"/>
                <w:lang w:val="en-GB" w:eastAsia="en-US"/>
              </w:rPr>
            </w:pPr>
            <w:ins w:id="2539" w:author="Armando Rocca" w:date="2022-02-02T17:24:00Z">
              <w:r>
                <w:rPr>
                  <w:lang w:val="en-GB" w:eastAsia="en-US"/>
                </w:rPr>
                <w:t>PO_ELMNT</w:t>
              </w:r>
            </w:ins>
          </w:p>
        </w:tc>
        <w:tc>
          <w:tcPr>
            <w:tcW w:w="3117" w:type="dxa"/>
          </w:tcPr>
          <w:p w14:paraId="42A02120" w14:textId="77777777" w:rsidR="00794154" w:rsidRDefault="00794154" w:rsidP="00C911EA">
            <w:pPr>
              <w:rPr>
                <w:ins w:id="2540" w:author="Armando Rocca" w:date="2022-02-02T17:24:00Z"/>
                <w:lang w:val="en-GB" w:eastAsia="en-US"/>
              </w:rPr>
            </w:pPr>
            <w:ins w:id="2541" w:author="Armando Rocca" w:date="2022-02-02T17:24:00Z">
              <w:r>
                <w:rPr>
                  <w:lang w:val="en-GB" w:eastAsia="en-US"/>
                </w:rPr>
                <w:t>PO Cost Account Code</w:t>
              </w:r>
            </w:ins>
          </w:p>
        </w:tc>
        <w:tc>
          <w:tcPr>
            <w:tcW w:w="3117" w:type="dxa"/>
          </w:tcPr>
          <w:p w14:paraId="0539175C" w14:textId="60155F42" w:rsidR="00D4377C" w:rsidRDefault="00D4377C" w:rsidP="00C911EA">
            <w:pPr>
              <w:rPr>
                <w:ins w:id="2542" w:author="Armando Rocca" w:date="2022-02-02T17:41:00Z"/>
                <w:color w:val="FF0000"/>
                <w:lang w:val="en-GB" w:eastAsia="en-US"/>
              </w:rPr>
            </w:pPr>
            <w:ins w:id="2543" w:author="Armando Rocca" w:date="2022-02-02T17:41:00Z">
              <w:r>
                <w:rPr>
                  <w:color w:val="FF0000"/>
                  <w:lang w:val="en-GB" w:eastAsia="en-US"/>
                </w:rPr>
                <w:t>PK</w:t>
              </w:r>
            </w:ins>
          </w:p>
          <w:p w14:paraId="1423AE3B" w14:textId="24950DA4" w:rsidR="00794154" w:rsidRPr="00DB2D4A" w:rsidRDefault="00794154" w:rsidP="00C911EA">
            <w:pPr>
              <w:rPr>
                <w:ins w:id="2544" w:author="Armando Rocca" w:date="2022-02-02T17:24:00Z"/>
                <w:color w:val="FF0000"/>
                <w:lang w:val="en-GB" w:eastAsia="en-US"/>
              </w:rPr>
            </w:pPr>
            <w:ins w:id="2545" w:author="Armando Rocca" w:date="2022-02-02T17:24:00Z">
              <w:r w:rsidRPr="00DB2D4A">
                <w:rPr>
                  <w:color w:val="FF0000"/>
                  <w:lang w:val="en-GB" w:eastAsia="en-US"/>
                </w:rPr>
                <w:t>This code will be inserted manually using a script starting from the information provided by Fincantieri</w:t>
              </w:r>
            </w:ins>
          </w:p>
        </w:tc>
      </w:tr>
      <w:tr w:rsidR="00794154" w14:paraId="3841C97C" w14:textId="77777777" w:rsidTr="00C911EA">
        <w:trPr>
          <w:ins w:id="2546" w:author="Armando Rocca" w:date="2022-02-02T17:24:00Z"/>
        </w:trPr>
        <w:tc>
          <w:tcPr>
            <w:tcW w:w="3116" w:type="dxa"/>
          </w:tcPr>
          <w:p w14:paraId="1FB8E825" w14:textId="79A70FB3" w:rsidR="00794154" w:rsidRDefault="00794154" w:rsidP="00C911EA">
            <w:pPr>
              <w:rPr>
                <w:ins w:id="2547" w:author="Armando Rocca" w:date="2022-02-02T17:24:00Z"/>
                <w:lang w:val="en-GB" w:eastAsia="en-US"/>
              </w:rPr>
            </w:pPr>
            <w:ins w:id="2548" w:author="Armando Rocca" w:date="2022-02-02T17:25:00Z">
              <w:r>
                <w:rPr>
                  <w:lang w:val="en-GB" w:eastAsia="en-US"/>
                </w:rPr>
                <w:t>PO_NATURE</w:t>
              </w:r>
            </w:ins>
          </w:p>
        </w:tc>
        <w:tc>
          <w:tcPr>
            <w:tcW w:w="3117" w:type="dxa"/>
          </w:tcPr>
          <w:p w14:paraId="13AE8FC3" w14:textId="19895A6D" w:rsidR="00794154" w:rsidRDefault="00794154" w:rsidP="00C911EA">
            <w:pPr>
              <w:rPr>
                <w:ins w:id="2549" w:author="Armando Rocca" w:date="2022-02-02T17:24:00Z"/>
                <w:lang w:val="en-GB" w:eastAsia="en-US"/>
              </w:rPr>
            </w:pPr>
            <w:ins w:id="2550" w:author="Armando Rocca" w:date="2022-02-02T17:25:00Z">
              <w:r>
                <w:rPr>
                  <w:lang w:val="en-GB" w:eastAsia="en-US"/>
                </w:rPr>
                <w:t>C</w:t>
              </w:r>
            </w:ins>
            <w:ins w:id="2551" w:author="Armando Rocca" w:date="2022-02-02T17:26:00Z">
              <w:r>
                <w:rPr>
                  <w:lang w:val="en-GB" w:eastAsia="en-US"/>
                </w:rPr>
                <w:t>ost Account Code (nature)</w:t>
              </w:r>
            </w:ins>
          </w:p>
        </w:tc>
        <w:tc>
          <w:tcPr>
            <w:tcW w:w="3117" w:type="dxa"/>
          </w:tcPr>
          <w:p w14:paraId="2ACDE7C9" w14:textId="68BA090A" w:rsidR="00967707" w:rsidRDefault="00967707" w:rsidP="00DB445E">
            <w:pPr>
              <w:rPr>
                <w:ins w:id="2552" w:author="Armando Rocca" w:date="2022-02-02T17:24:00Z"/>
                <w:lang w:val="en-GB" w:eastAsia="en-US"/>
              </w:rPr>
            </w:pPr>
            <w:ins w:id="2553" w:author="Armando Rocca" w:date="2022-02-02T17:28:00Z">
              <w:r>
                <w:rPr>
                  <w:lang w:val="en-GB" w:eastAsia="en-US"/>
                </w:rPr>
                <w:t>Cost ac</w:t>
              </w:r>
            </w:ins>
            <w:ins w:id="2554" w:author="Armando Rocca" w:date="2022-02-02T17:29:00Z">
              <w:r>
                <w:rPr>
                  <w:lang w:val="en-GB" w:eastAsia="en-US"/>
                </w:rPr>
                <w:t>count code type</w:t>
              </w:r>
            </w:ins>
          </w:p>
        </w:tc>
      </w:tr>
      <w:tr w:rsidR="00794154" w14:paraId="2DD114B7" w14:textId="77777777" w:rsidTr="00C911EA">
        <w:trPr>
          <w:ins w:id="2555" w:author="Armando Rocca" w:date="2022-02-02T17:25:00Z"/>
        </w:trPr>
        <w:tc>
          <w:tcPr>
            <w:tcW w:w="3116" w:type="dxa"/>
          </w:tcPr>
          <w:p w14:paraId="2A121EC5" w14:textId="691A40B8" w:rsidR="00794154" w:rsidRDefault="00794154" w:rsidP="00794154">
            <w:pPr>
              <w:rPr>
                <w:ins w:id="2556" w:author="Armando Rocca" w:date="2022-02-02T17:25:00Z"/>
                <w:lang w:val="en-GB" w:eastAsia="en-US"/>
              </w:rPr>
            </w:pPr>
            <w:proofErr w:type="spellStart"/>
            <w:ins w:id="2557" w:author="Armando Rocca" w:date="2022-02-02T17:25:00Z">
              <w:r>
                <w:rPr>
                  <w:lang w:val="en-GB" w:eastAsia="en-US"/>
                </w:rPr>
                <w:t>Insert_DATE</w:t>
              </w:r>
              <w:proofErr w:type="spellEnd"/>
            </w:ins>
          </w:p>
        </w:tc>
        <w:tc>
          <w:tcPr>
            <w:tcW w:w="3117" w:type="dxa"/>
          </w:tcPr>
          <w:p w14:paraId="14333F1D" w14:textId="2F31CE54" w:rsidR="00794154" w:rsidRDefault="00794154" w:rsidP="00794154">
            <w:pPr>
              <w:rPr>
                <w:ins w:id="2558" w:author="Armando Rocca" w:date="2022-02-02T17:25:00Z"/>
                <w:lang w:val="en-GB" w:eastAsia="en-US"/>
              </w:rPr>
            </w:pPr>
            <w:proofErr w:type="spellStart"/>
            <w:ins w:id="2559" w:author="Armando Rocca" w:date="2022-02-02T17:25:00Z">
              <w:r>
                <w:rPr>
                  <w:lang w:val="en-GB" w:eastAsia="en-US"/>
                </w:rPr>
                <w:t>Interting</w:t>
              </w:r>
              <w:proofErr w:type="spellEnd"/>
              <w:r>
                <w:rPr>
                  <w:lang w:val="en-GB" w:eastAsia="en-US"/>
                </w:rPr>
                <w:t xml:space="preserve"> date </w:t>
              </w:r>
            </w:ins>
          </w:p>
        </w:tc>
        <w:tc>
          <w:tcPr>
            <w:tcW w:w="3117" w:type="dxa"/>
          </w:tcPr>
          <w:p w14:paraId="0D090352" w14:textId="77777777" w:rsidR="00794154" w:rsidRDefault="00794154" w:rsidP="00794154">
            <w:pPr>
              <w:rPr>
                <w:ins w:id="2560" w:author="Armando Rocca" w:date="2022-02-02T17:25:00Z"/>
                <w:lang w:val="en-GB" w:eastAsia="en-US"/>
              </w:rPr>
            </w:pPr>
          </w:p>
        </w:tc>
      </w:tr>
    </w:tbl>
    <w:p w14:paraId="2A21DC44" w14:textId="700BEB3A" w:rsidR="00794154" w:rsidRDefault="00794154" w:rsidP="00CC7578">
      <w:pPr>
        <w:rPr>
          <w:ins w:id="2561" w:author="Armando Rocca" w:date="2022-02-02T17:24:00Z"/>
          <w:lang w:val="en-GB" w:eastAsia="en-US"/>
        </w:rPr>
      </w:pPr>
    </w:p>
    <w:p w14:paraId="1B7B8684" w14:textId="77777777" w:rsidR="00794154" w:rsidRDefault="00794154" w:rsidP="00CC7578">
      <w:pPr>
        <w:rPr>
          <w:ins w:id="2562" w:author="Armando Rocca" w:date="2022-02-02T17:24:00Z"/>
          <w:lang w:val="en-GB" w:eastAsia="en-US"/>
        </w:rPr>
      </w:pPr>
    </w:p>
    <w:p w14:paraId="28E44728" w14:textId="0F67DB00" w:rsidR="00742B32" w:rsidRDefault="005D442F" w:rsidP="00CC7578">
      <w:pPr>
        <w:rPr>
          <w:ins w:id="2563" w:author="Armando Rocca" w:date="2022-02-02T10:51:00Z"/>
          <w:lang w:val="en-GB" w:eastAsia="en-US"/>
        </w:rPr>
      </w:pPr>
      <w:ins w:id="2564" w:author="Armando Rocca" w:date="2022-02-02T10:31:00Z">
        <w:r>
          <w:rPr>
            <w:lang w:val="en-GB" w:eastAsia="en-US"/>
          </w:rPr>
          <w:t>Two s</w:t>
        </w:r>
      </w:ins>
      <w:ins w:id="2565" w:author="Armando Rocca" w:date="2022-02-02T10:41:00Z">
        <w:r w:rsidR="003037EB">
          <w:rPr>
            <w:lang w:val="en-GB" w:eastAsia="en-US"/>
          </w:rPr>
          <w:t>i</w:t>
        </w:r>
      </w:ins>
      <w:ins w:id="2566" w:author="Armando Rocca" w:date="2022-02-02T10:31:00Z">
        <w:r>
          <w:rPr>
            <w:lang w:val="en-GB" w:eastAsia="en-US"/>
          </w:rPr>
          <w:t xml:space="preserve">mple </w:t>
        </w:r>
      </w:ins>
      <w:ins w:id="2567" w:author="Armando Rocca" w:date="2022-02-02T10:25:00Z">
        <w:r w:rsidR="00BF3E92">
          <w:rPr>
            <w:lang w:val="en-GB" w:eastAsia="en-US"/>
          </w:rPr>
          <w:t>report</w:t>
        </w:r>
      </w:ins>
      <w:ins w:id="2568" w:author="Armando Rocca" w:date="2022-02-02T10:41:00Z">
        <w:r w:rsidR="003037EB">
          <w:rPr>
            <w:lang w:val="en-GB" w:eastAsia="en-US"/>
          </w:rPr>
          <w:t>s</w:t>
        </w:r>
      </w:ins>
      <w:ins w:id="2569" w:author="Armando Rocca" w:date="2022-02-02T10:25:00Z">
        <w:r w:rsidR="00BF3E92">
          <w:rPr>
            <w:lang w:val="en-GB" w:eastAsia="en-US"/>
          </w:rPr>
          <w:t xml:space="preserve"> will be created</w:t>
        </w:r>
      </w:ins>
      <w:ins w:id="2570" w:author="Armando Rocca" w:date="2022-02-02T19:14:00Z">
        <w:r w:rsidR="00A90559">
          <w:rPr>
            <w:lang w:val="en-GB" w:eastAsia="en-US"/>
          </w:rPr>
          <w:t xml:space="preserve"> both on </w:t>
        </w:r>
      </w:ins>
      <w:ins w:id="2571" w:author="Armando Rocca" w:date="2022-02-02T19:15:00Z">
        <w:r w:rsidR="00A90559">
          <w:rPr>
            <w:lang w:val="en-GB" w:eastAsia="en-US"/>
          </w:rPr>
          <w:t>the</w:t>
        </w:r>
      </w:ins>
      <w:ins w:id="2572" w:author="Armando Rocca" w:date="2022-02-02T19:16:00Z">
        <w:r w:rsidR="00A90559">
          <w:rPr>
            <w:lang w:val="en-GB" w:eastAsia="en-US"/>
          </w:rPr>
          <w:t xml:space="preserve"> </w:t>
        </w:r>
      </w:ins>
      <w:ins w:id="2573" w:author="Armando Rocca" w:date="2022-02-02T19:15:00Z">
        <w:r w:rsidR="00A90559">
          <w:rPr>
            <w:lang w:val="en-GB" w:eastAsia="en-US"/>
          </w:rPr>
          <w:t>association table</w:t>
        </w:r>
      </w:ins>
      <w:ins w:id="2574" w:author="Armando Rocca" w:date="2022-02-02T10:42:00Z">
        <w:r w:rsidR="003037EB">
          <w:rPr>
            <w:lang w:val="en-GB" w:eastAsia="en-US"/>
          </w:rPr>
          <w:t xml:space="preserve">, </w:t>
        </w:r>
      </w:ins>
      <w:ins w:id="2575" w:author="Armando Rocca" w:date="2022-02-02T19:15:00Z">
        <w:r w:rsidR="00A90559">
          <w:rPr>
            <w:lang w:val="en-GB" w:eastAsia="en-US"/>
          </w:rPr>
          <w:t xml:space="preserve">the first </w:t>
        </w:r>
      </w:ins>
      <w:ins w:id="2576" w:author="Armando Rocca" w:date="2022-02-02T10:42:00Z">
        <w:r w:rsidR="003037EB">
          <w:rPr>
            <w:lang w:val="en-GB" w:eastAsia="en-US"/>
          </w:rPr>
          <w:t xml:space="preserve">one to </w:t>
        </w:r>
      </w:ins>
      <w:ins w:id="2577" w:author="Armando Rocca" w:date="2022-02-02T10:25:00Z">
        <w:r w:rsidR="00BF3E92">
          <w:rPr>
            <w:lang w:val="en-GB" w:eastAsia="en-US"/>
          </w:rPr>
          <w:t xml:space="preserve">extract </w:t>
        </w:r>
      </w:ins>
      <w:ins w:id="2578" w:author="Armando Rocca" w:date="2022-02-02T19:15:00Z">
        <w:r w:rsidR="00A90559">
          <w:rPr>
            <w:lang w:val="en-GB" w:eastAsia="en-US"/>
          </w:rPr>
          <w:t>the full list</w:t>
        </w:r>
      </w:ins>
      <w:r w:rsidR="00721ABF">
        <w:rPr>
          <w:lang w:val="en-GB" w:eastAsia="en-US"/>
        </w:rPr>
        <w:t xml:space="preserve"> of the data</w:t>
      </w:r>
      <w:ins w:id="2579" w:author="Armando Rocca" w:date="2022-02-02T19:15:00Z">
        <w:r w:rsidR="00A90559">
          <w:rPr>
            <w:lang w:val="en-GB" w:eastAsia="en-US"/>
          </w:rPr>
          <w:t xml:space="preserve"> and </w:t>
        </w:r>
      </w:ins>
      <w:r w:rsidR="00721ABF">
        <w:rPr>
          <w:lang w:val="en-GB" w:eastAsia="en-US"/>
        </w:rPr>
        <w:t>an</w:t>
      </w:r>
      <w:ins w:id="2580" w:author="Armando Rocca" w:date="2022-02-02T19:15:00Z">
        <w:r w:rsidR="00A90559">
          <w:rPr>
            <w:lang w:val="en-GB" w:eastAsia="en-US"/>
          </w:rPr>
          <w:t xml:space="preserve">other one to extract only </w:t>
        </w:r>
      </w:ins>
      <w:ins w:id="2581" w:author="Armando Rocca" w:date="2022-02-02T10:25:00Z">
        <w:r w:rsidR="00BF3E92">
          <w:rPr>
            <w:lang w:val="en-GB" w:eastAsia="en-US"/>
          </w:rPr>
          <w:t>the records without the association</w:t>
        </w:r>
      </w:ins>
      <w:ins w:id="2582" w:author="Armando Rocca" w:date="2022-02-02T10:42:00Z">
        <w:r w:rsidR="003037EB">
          <w:rPr>
            <w:lang w:val="en-GB" w:eastAsia="en-US"/>
          </w:rPr>
          <w:t>.</w:t>
        </w:r>
      </w:ins>
    </w:p>
    <w:p w14:paraId="3444C5C2" w14:textId="77777777" w:rsidR="00B93851" w:rsidRDefault="00B93851" w:rsidP="00CC7578">
      <w:pPr>
        <w:rPr>
          <w:ins w:id="2583" w:author="Armando Rocca" w:date="2022-02-02T11:02:00Z"/>
          <w:lang w:val="en-GB" w:eastAsia="en-US"/>
        </w:rPr>
      </w:pPr>
    </w:p>
    <w:p w14:paraId="072EEDC4" w14:textId="496B4BB9" w:rsidR="00BF3E92" w:rsidRDefault="005D442F" w:rsidP="00CC7578">
      <w:pPr>
        <w:rPr>
          <w:ins w:id="2584" w:author="Armando Rocca" w:date="2022-02-02T10:25:00Z"/>
          <w:lang w:val="en-GB" w:eastAsia="en-US"/>
        </w:rPr>
      </w:pPr>
      <w:ins w:id="2585" w:author="Armando Rocca" w:date="2022-02-02T10:30:00Z">
        <w:r>
          <w:rPr>
            <w:lang w:val="en-GB" w:eastAsia="en-US"/>
          </w:rPr>
          <w:t xml:space="preserve"> </w:t>
        </w:r>
      </w:ins>
    </w:p>
    <w:p w14:paraId="0AAE398A" w14:textId="0ED0D8D8" w:rsidR="00BF3E92" w:rsidRDefault="0086284B" w:rsidP="0086284B">
      <w:pPr>
        <w:pStyle w:val="Heading3"/>
      </w:pPr>
      <w:bookmarkStart w:id="2586" w:name="_Toc94777296"/>
      <w:r w:rsidRPr="0086284B">
        <w:t>CostElemGroupHier</w:t>
      </w:r>
      <w:bookmarkEnd w:id="2586"/>
    </w:p>
    <w:p w14:paraId="7E6DCCF6" w14:textId="7F8A43DD" w:rsidR="0086284B" w:rsidRDefault="0086284B" w:rsidP="0086284B">
      <w:pPr>
        <w:rPr>
          <w:lang w:val="en-GB" w:eastAsia="en-US"/>
        </w:rPr>
      </w:pPr>
      <w:r w:rsidRPr="00721ABF">
        <w:rPr>
          <w:lang w:val="en-GB" w:eastAsia="en-US"/>
        </w:rPr>
        <w:t xml:space="preserve">This file </w:t>
      </w:r>
      <w:r w:rsidR="001D24E4">
        <w:rPr>
          <w:lang w:val="en-GB" w:eastAsia="en-US"/>
        </w:rPr>
        <w:t xml:space="preserve">must </w:t>
      </w:r>
      <w:r w:rsidR="00721ABF" w:rsidRPr="00721ABF">
        <w:rPr>
          <w:lang w:val="en-GB" w:eastAsia="en-US"/>
        </w:rPr>
        <w:t xml:space="preserve">not </w:t>
      </w:r>
      <w:r w:rsidR="001D24E4">
        <w:rPr>
          <w:lang w:val="en-GB" w:eastAsia="en-US"/>
        </w:rPr>
        <w:t xml:space="preserve">be </w:t>
      </w:r>
      <w:r w:rsidR="00721ABF" w:rsidRPr="00721ABF">
        <w:rPr>
          <w:lang w:val="en-GB" w:eastAsia="en-US"/>
        </w:rPr>
        <w:t>considerate.</w:t>
      </w:r>
    </w:p>
    <w:p w14:paraId="765A68D2" w14:textId="4B14B250" w:rsidR="001D24E4" w:rsidRDefault="001D24E4" w:rsidP="0086284B">
      <w:pPr>
        <w:rPr>
          <w:lang w:val="en-GB" w:eastAsia="en-US"/>
        </w:rPr>
      </w:pPr>
    </w:p>
    <w:p w14:paraId="74098086" w14:textId="77777777" w:rsidR="001D24E4" w:rsidRPr="00721ABF" w:rsidRDefault="001D24E4" w:rsidP="0086284B">
      <w:pPr>
        <w:rPr>
          <w:lang w:val="en-GB" w:eastAsia="en-US"/>
        </w:rPr>
      </w:pPr>
    </w:p>
    <w:sectPr w:rsidR="001D24E4" w:rsidRPr="00721ABF">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5C5D0" w14:textId="77777777" w:rsidR="00F05606" w:rsidRDefault="00F05606" w:rsidP="00AD0B20">
      <w:r>
        <w:separator/>
      </w:r>
    </w:p>
  </w:endnote>
  <w:endnote w:type="continuationSeparator" w:id="0">
    <w:p w14:paraId="3B4C08A9" w14:textId="77777777" w:rsidR="00F05606" w:rsidRDefault="00F05606" w:rsidP="00AD0B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4986802"/>
      <w:docPartObj>
        <w:docPartGallery w:val="Page Numbers (Bottom of Page)"/>
        <w:docPartUnique/>
      </w:docPartObj>
    </w:sdtPr>
    <w:sdtEndPr>
      <w:rPr>
        <w:color w:val="7F7F7F" w:themeColor="background1" w:themeShade="7F"/>
        <w:spacing w:val="60"/>
      </w:rPr>
    </w:sdtEndPr>
    <w:sdtContent>
      <w:p w14:paraId="19249482" w14:textId="77777777" w:rsidR="001B468C" w:rsidRDefault="001B468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93EA1" w:rsidRPr="00793EA1">
          <w:rPr>
            <w:b/>
            <w:bCs/>
            <w:noProof/>
          </w:rPr>
          <w:t>18</w:t>
        </w:r>
        <w:r>
          <w:rPr>
            <w:b/>
            <w:bCs/>
            <w:noProof/>
          </w:rPr>
          <w:fldChar w:fldCharType="end"/>
        </w:r>
        <w:r>
          <w:rPr>
            <w:b/>
            <w:bCs/>
          </w:rPr>
          <w:t xml:space="preserve"> | </w:t>
        </w:r>
        <w:r>
          <w:rPr>
            <w:color w:val="7F7F7F" w:themeColor="background1" w:themeShade="7F"/>
            <w:spacing w:val="60"/>
          </w:rPr>
          <w:t>Page</w:t>
        </w:r>
      </w:p>
    </w:sdtContent>
  </w:sdt>
  <w:p w14:paraId="2B61F88C" w14:textId="77777777" w:rsidR="001B468C" w:rsidRDefault="001B46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731A6" w14:textId="77777777" w:rsidR="00F05606" w:rsidRDefault="00F05606" w:rsidP="00AD0B20">
      <w:r>
        <w:separator/>
      </w:r>
    </w:p>
  </w:footnote>
  <w:footnote w:type="continuationSeparator" w:id="0">
    <w:p w14:paraId="07F0EBDA" w14:textId="77777777" w:rsidR="00F05606" w:rsidRDefault="00F05606" w:rsidP="00AD0B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0E2E"/>
    <w:multiLevelType w:val="hybridMultilevel"/>
    <w:tmpl w:val="70200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95474E"/>
    <w:multiLevelType w:val="hybridMultilevel"/>
    <w:tmpl w:val="4808C660"/>
    <w:lvl w:ilvl="0" w:tplc="FEDCE0EC">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C872BE"/>
    <w:multiLevelType w:val="hybridMultilevel"/>
    <w:tmpl w:val="496C3FEE"/>
    <w:lvl w:ilvl="0" w:tplc="E9668496">
      <w:start w:val="1"/>
      <w:numFmt w:val="bullet"/>
      <w:lvlText w:val=""/>
      <w:lvlJc w:val="left"/>
      <w:pPr>
        <w:tabs>
          <w:tab w:val="num" w:pos="720"/>
        </w:tabs>
        <w:ind w:left="720" w:hanging="360"/>
      </w:pPr>
      <w:rPr>
        <w:rFonts w:ascii="Wingdings" w:hAnsi="Wingdings" w:hint="default"/>
      </w:rPr>
    </w:lvl>
    <w:lvl w:ilvl="1" w:tplc="D092ED3A" w:tentative="1">
      <w:start w:val="1"/>
      <w:numFmt w:val="bullet"/>
      <w:lvlText w:val=""/>
      <w:lvlJc w:val="left"/>
      <w:pPr>
        <w:tabs>
          <w:tab w:val="num" w:pos="1440"/>
        </w:tabs>
        <w:ind w:left="1440" w:hanging="360"/>
      </w:pPr>
      <w:rPr>
        <w:rFonts w:ascii="Wingdings" w:hAnsi="Wingdings" w:hint="default"/>
      </w:rPr>
    </w:lvl>
    <w:lvl w:ilvl="2" w:tplc="590CAAA8" w:tentative="1">
      <w:start w:val="1"/>
      <w:numFmt w:val="bullet"/>
      <w:lvlText w:val=""/>
      <w:lvlJc w:val="left"/>
      <w:pPr>
        <w:tabs>
          <w:tab w:val="num" w:pos="2160"/>
        </w:tabs>
        <w:ind w:left="2160" w:hanging="360"/>
      </w:pPr>
      <w:rPr>
        <w:rFonts w:ascii="Wingdings" w:hAnsi="Wingdings" w:hint="default"/>
      </w:rPr>
    </w:lvl>
    <w:lvl w:ilvl="3" w:tplc="8A4E657A" w:tentative="1">
      <w:start w:val="1"/>
      <w:numFmt w:val="bullet"/>
      <w:lvlText w:val=""/>
      <w:lvlJc w:val="left"/>
      <w:pPr>
        <w:tabs>
          <w:tab w:val="num" w:pos="2880"/>
        </w:tabs>
        <w:ind w:left="2880" w:hanging="360"/>
      </w:pPr>
      <w:rPr>
        <w:rFonts w:ascii="Wingdings" w:hAnsi="Wingdings" w:hint="default"/>
      </w:rPr>
    </w:lvl>
    <w:lvl w:ilvl="4" w:tplc="56346DF4" w:tentative="1">
      <w:start w:val="1"/>
      <w:numFmt w:val="bullet"/>
      <w:lvlText w:val=""/>
      <w:lvlJc w:val="left"/>
      <w:pPr>
        <w:tabs>
          <w:tab w:val="num" w:pos="3600"/>
        </w:tabs>
        <w:ind w:left="3600" w:hanging="360"/>
      </w:pPr>
      <w:rPr>
        <w:rFonts w:ascii="Wingdings" w:hAnsi="Wingdings" w:hint="default"/>
      </w:rPr>
    </w:lvl>
    <w:lvl w:ilvl="5" w:tplc="B3683488" w:tentative="1">
      <w:start w:val="1"/>
      <w:numFmt w:val="bullet"/>
      <w:lvlText w:val=""/>
      <w:lvlJc w:val="left"/>
      <w:pPr>
        <w:tabs>
          <w:tab w:val="num" w:pos="4320"/>
        </w:tabs>
        <w:ind w:left="4320" w:hanging="360"/>
      </w:pPr>
      <w:rPr>
        <w:rFonts w:ascii="Wingdings" w:hAnsi="Wingdings" w:hint="default"/>
      </w:rPr>
    </w:lvl>
    <w:lvl w:ilvl="6" w:tplc="BD46B620" w:tentative="1">
      <w:start w:val="1"/>
      <w:numFmt w:val="bullet"/>
      <w:lvlText w:val=""/>
      <w:lvlJc w:val="left"/>
      <w:pPr>
        <w:tabs>
          <w:tab w:val="num" w:pos="5040"/>
        </w:tabs>
        <w:ind w:left="5040" w:hanging="360"/>
      </w:pPr>
      <w:rPr>
        <w:rFonts w:ascii="Wingdings" w:hAnsi="Wingdings" w:hint="default"/>
      </w:rPr>
    </w:lvl>
    <w:lvl w:ilvl="7" w:tplc="6FCC6F64" w:tentative="1">
      <w:start w:val="1"/>
      <w:numFmt w:val="bullet"/>
      <w:lvlText w:val=""/>
      <w:lvlJc w:val="left"/>
      <w:pPr>
        <w:tabs>
          <w:tab w:val="num" w:pos="5760"/>
        </w:tabs>
        <w:ind w:left="5760" w:hanging="360"/>
      </w:pPr>
      <w:rPr>
        <w:rFonts w:ascii="Wingdings" w:hAnsi="Wingdings" w:hint="default"/>
      </w:rPr>
    </w:lvl>
    <w:lvl w:ilvl="8" w:tplc="B4D87AB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C34071"/>
    <w:multiLevelType w:val="hybridMultilevel"/>
    <w:tmpl w:val="1ABADB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AC72B5"/>
    <w:multiLevelType w:val="hybridMultilevel"/>
    <w:tmpl w:val="CC8EEBE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 w15:restartNumberingAfterBreak="0">
    <w:nsid w:val="1D32435C"/>
    <w:multiLevelType w:val="multilevel"/>
    <w:tmpl w:val="F3D265C0"/>
    <w:lvl w:ilvl="0">
      <w:start w:val="1"/>
      <w:numFmt w:val="decimal"/>
      <w:lvlText w:val="%1."/>
      <w:lvlJc w:val="left"/>
      <w:pPr>
        <w:ind w:left="720" w:hanging="360"/>
      </w:pPr>
      <w:rPr>
        <w:rFonts w:hint="default"/>
      </w:rPr>
    </w:lvl>
    <w:lvl w:ilvl="1">
      <w:start w:val="1"/>
      <w:numFmt w:val="decimal"/>
      <w:pStyle w:val="TOC2"/>
      <w:isLgl/>
      <w:lvlText w:val="3.%2"/>
      <w:lvlJc w:val="left"/>
      <w:pPr>
        <w:ind w:left="390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23A5167"/>
    <w:multiLevelType w:val="hybridMultilevel"/>
    <w:tmpl w:val="45C4F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8C4F2B"/>
    <w:multiLevelType w:val="hybridMultilevel"/>
    <w:tmpl w:val="2F705492"/>
    <w:lvl w:ilvl="0" w:tplc="059A256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7E17A0"/>
    <w:multiLevelType w:val="hybridMultilevel"/>
    <w:tmpl w:val="1EF642DC"/>
    <w:lvl w:ilvl="0" w:tplc="F12CBD3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340B49A6"/>
    <w:multiLevelType w:val="hybridMultilevel"/>
    <w:tmpl w:val="7E0CF1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9DC781D"/>
    <w:multiLevelType w:val="multilevel"/>
    <w:tmpl w:val="63B69216"/>
    <w:lvl w:ilvl="0">
      <w:start w:val="1"/>
      <w:numFmt w:val="decimal"/>
      <w:pStyle w:val="Heading1"/>
      <w:lvlText w:val="%1."/>
      <w:lvlJc w:val="left"/>
      <w:pPr>
        <w:ind w:left="2061" w:hanging="360"/>
      </w:pPr>
      <w:rPr>
        <w:rFonts w:hint="default"/>
        <w:b w:val="0"/>
      </w:rPr>
    </w:lvl>
    <w:lvl w:ilvl="1">
      <w:start w:val="1"/>
      <w:numFmt w:val="decimal"/>
      <w:pStyle w:val="Heading2"/>
      <w:isLgl/>
      <w:lvlText w:val="%1.%2."/>
      <w:lvlJc w:val="left"/>
      <w:pPr>
        <w:ind w:left="720" w:hanging="720"/>
      </w:pPr>
      <w:rPr>
        <w:rFonts w:hint="default"/>
        <w:b w:val="0"/>
        <w:sz w:val="36"/>
        <w:lang w:val="pt-BR"/>
      </w:rPr>
    </w:lvl>
    <w:lvl w:ilvl="2">
      <w:start w:val="1"/>
      <w:numFmt w:val="decimal"/>
      <w:pStyle w:val="Heading3"/>
      <w:isLgl/>
      <w:lvlText w:val="%1.%2.%3."/>
      <w:lvlJc w:val="left"/>
      <w:pPr>
        <w:ind w:left="720" w:hanging="720"/>
      </w:pPr>
      <w:rPr>
        <w:rFonts w:hint="default"/>
        <w:b w:val="0"/>
      </w:rPr>
    </w:lvl>
    <w:lvl w:ilvl="3">
      <w:start w:val="1"/>
      <w:numFmt w:val="decimal"/>
      <w:isLgl/>
      <w:lvlText w:val="%1.%2.%3.%4."/>
      <w:lvlJc w:val="left"/>
      <w:pPr>
        <w:ind w:left="1080" w:hanging="1080"/>
      </w:pPr>
      <w:rPr>
        <w:rFonts w:hint="default"/>
        <w:b/>
      </w:rPr>
    </w:lvl>
    <w:lvl w:ilvl="4">
      <w:start w:val="1"/>
      <w:numFmt w:val="decimal"/>
      <w:isLgl/>
      <w:lvlText w:val="%1.%2.%3.%4.%5."/>
      <w:lvlJc w:val="left"/>
      <w:pPr>
        <w:ind w:left="1440" w:hanging="144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2160" w:hanging="2160"/>
      </w:pPr>
      <w:rPr>
        <w:rFonts w:hint="default"/>
        <w:b/>
      </w:rPr>
    </w:lvl>
    <w:lvl w:ilvl="8">
      <w:start w:val="1"/>
      <w:numFmt w:val="decimal"/>
      <w:isLgl/>
      <w:lvlText w:val="%1.%2.%3.%4.%5.%6.%7.%8.%9."/>
      <w:lvlJc w:val="left"/>
      <w:pPr>
        <w:ind w:left="2520" w:hanging="2520"/>
      </w:pPr>
      <w:rPr>
        <w:rFonts w:hint="default"/>
        <w:b/>
      </w:rPr>
    </w:lvl>
  </w:abstractNum>
  <w:abstractNum w:abstractNumId="11" w15:restartNumberingAfterBreak="0">
    <w:nsid w:val="3D215445"/>
    <w:multiLevelType w:val="hybridMultilevel"/>
    <w:tmpl w:val="54FEF088"/>
    <w:lvl w:ilvl="0" w:tplc="ACA843AA">
      <w:start w:val="1"/>
      <w:numFmt w:val="lowerLetter"/>
      <w:lvlText w:val="%1."/>
      <w:lvlJc w:val="left"/>
      <w:pPr>
        <w:ind w:left="405" w:hanging="360"/>
      </w:pPr>
      <w:rPr>
        <w:rFonts w:hint="default"/>
      </w:rPr>
    </w:lvl>
    <w:lvl w:ilvl="1" w:tplc="04090019">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2" w15:restartNumberingAfterBreak="0">
    <w:nsid w:val="424D4225"/>
    <w:multiLevelType w:val="hybridMultilevel"/>
    <w:tmpl w:val="1ABAD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F32FD4"/>
    <w:multiLevelType w:val="hybridMultilevel"/>
    <w:tmpl w:val="2D3E17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8DF4753"/>
    <w:multiLevelType w:val="hybridMultilevel"/>
    <w:tmpl w:val="0BE4A90C"/>
    <w:lvl w:ilvl="0" w:tplc="B280882A">
      <w:start w:val="1"/>
      <w:numFmt w:val="bullet"/>
      <w:lvlText w:val=""/>
      <w:lvlJc w:val="left"/>
      <w:pPr>
        <w:tabs>
          <w:tab w:val="num" w:pos="720"/>
        </w:tabs>
        <w:ind w:left="720" w:hanging="360"/>
      </w:pPr>
      <w:rPr>
        <w:rFonts w:ascii="Wingdings" w:hAnsi="Wingdings" w:hint="default"/>
      </w:rPr>
    </w:lvl>
    <w:lvl w:ilvl="1" w:tplc="14F415DE" w:tentative="1">
      <w:start w:val="1"/>
      <w:numFmt w:val="bullet"/>
      <w:lvlText w:val=""/>
      <w:lvlJc w:val="left"/>
      <w:pPr>
        <w:tabs>
          <w:tab w:val="num" w:pos="1440"/>
        </w:tabs>
        <w:ind w:left="1440" w:hanging="360"/>
      </w:pPr>
      <w:rPr>
        <w:rFonts w:ascii="Wingdings" w:hAnsi="Wingdings" w:hint="default"/>
      </w:rPr>
    </w:lvl>
    <w:lvl w:ilvl="2" w:tplc="6360D7A4" w:tentative="1">
      <w:start w:val="1"/>
      <w:numFmt w:val="bullet"/>
      <w:lvlText w:val=""/>
      <w:lvlJc w:val="left"/>
      <w:pPr>
        <w:tabs>
          <w:tab w:val="num" w:pos="2160"/>
        </w:tabs>
        <w:ind w:left="2160" w:hanging="360"/>
      </w:pPr>
      <w:rPr>
        <w:rFonts w:ascii="Wingdings" w:hAnsi="Wingdings" w:hint="default"/>
      </w:rPr>
    </w:lvl>
    <w:lvl w:ilvl="3" w:tplc="53F68B5C" w:tentative="1">
      <w:start w:val="1"/>
      <w:numFmt w:val="bullet"/>
      <w:lvlText w:val=""/>
      <w:lvlJc w:val="left"/>
      <w:pPr>
        <w:tabs>
          <w:tab w:val="num" w:pos="2880"/>
        </w:tabs>
        <w:ind w:left="2880" w:hanging="360"/>
      </w:pPr>
      <w:rPr>
        <w:rFonts w:ascii="Wingdings" w:hAnsi="Wingdings" w:hint="default"/>
      </w:rPr>
    </w:lvl>
    <w:lvl w:ilvl="4" w:tplc="BF12A81A" w:tentative="1">
      <w:start w:val="1"/>
      <w:numFmt w:val="bullet"/>
      <w:lvlText w:val=""/>
      <w:lvlJc w:val="left"/>
      <w:pPr>
        <w:tabs>
          <w:tab w:val="num" w:pos="3600"/>
        </w:tabs>
        <w:ind w:left="3600" w:hanging="360"/>
      </w:pPr>
      <w:rPr>
        <w:rFonts w:ascii="Wingdings" w:hAnsi="Wingdings" w:hint="default"/>
      </w:rPr>
    </w:lvl>
    <w:lvl w:ilvl="5" w:tplc="6F14AF6C" w:tentative="1">
      <w:start w:val="1"/>
      <w:numFmt w:val="bullet"/>
      <w:lvlText w:val=""/>
      <w:lvlJc w:val="left"/>
      <w:pPr>
        <w:tabs>
          <w:tab w:val="num" w:pos="4320"/>
        </w:tabs>
        <w:ind w:left="4320" w:hanging="360"/>
      </w:pPr>
      <w:rPr>
        <w:rFonts w:ascii="Wingdings" w:hAnsi="Wingdings" w:hint="default"/>
      </w:rPr>
    </w:lvl>
    <w:lvl w:ilvl="6" w:tplc="535C6504" w:tentative="1">
      <w:start w:val="1"/>
      <w:numFmt w:val="bullet"/>
      <w:lvlText w:val=""/>
      <w:lvlJc w:val="left"/>
      <w:pPr>
        <w:tabs>
          <w:tab w:val="num" w:pos="5040"/>
        </w:tabs>
        <w:ind w:left="5040" w:hanging="360"/>
      </w:pPr>
      <w:rPr>
        <w:rFonts w:ascii="Wingdings" w:hAnsi="Wingdings" w:hint="default"/>
      </w:rPr>
    </w:lvl>
    <w:lvl w:ilvl="7" w:tplc="BAE6A470" w:tentative="1">
      <w:start w:val="1"/>
      <w:numFmt w:val="bullet"/>
      <w:lvlText w:val=""/>
      <w:lvlJc w:val="left"/>
      <w:pPr>
        <w:tabs>
          <w:tab w:val="num" w:pos="5760"/>
        </w:tabs>
        <w:ind w:left="5760" w:hanging="360"/>
      </w:pPr>
      <w:rPr>
        <w:rFonts w:ascii="Wingdings" w:hAnsi="Wingdings" w:hint="default"/>
      </w:rPr>
    </w:lvl>
    <w:lvl w:ilvl="8" w:tplc="04EAF14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90F0E0D"/>
    <w:multiLevelType w:val="hybridMultilevel"/>
    <w:tmpl w:val="90FCBA8C"/>
    <w:lvl w:ilvl="0" w:tplc="04090001">
      <w:start w:val="1"/>
      <w:numFmt w:val="bullet"/>
      <w:lvlText w:val=""/>
      <w:lvlJc w:val="left"/>
      <w:pPr>
        <w:ind w:left="1665" w:hanging="360"/>
      </w:pPr>
      <w:rPr>
        <w:rFonts w:ascii="Symbol" w:hAnsi="Symbol" w:hint="default"/>
      </w:rPr>
    </w:lvl>
    <w:lvl w:ilvl="1" w:tplc="40090003" w:tentative="1">
      <w:start w:val="1"/>
      <w:numFmt w:val="bullet"/>
      <w:lvlText w:val="o"/>
      <w:lvlJc w:val="left"/>
      <w:pPr>
        <w:ind w:left="2385" w:hanging="360"/>
      </w:pPr>
      <w:rPr>
        <w:rFonts w:ascii="Courier New" w:hAnsi="Courier New" w:cs="Courier New" w:hint="default"/>
      </w:rPr>
    </w:lvl>
    <w:lvl w:ilvl="2" w:tplc="40090005" w:tentative="1">
      <w:start w:val="1"/>
      <w:numFmt w:val="bullet"/>
      <w:lvlText w:val=""/>
      <w:lvlJc w:val="left"/>
      <w:pPr>
        <w:ind w:left="3105" w:hanging="360"/>
      </w:pPr>
      <w:rPr>
        <w:rFonts w:ascii="Wingdings" w:hAnsi="Wingdings" w:hint="default"/>
      </w:rPr>
    </w:lvl>
    <w:lvl w:ilvl="3" w:tplc="40090001" w:tentative="1">
      <w:start w:val="1"/>
      <w:numFmt w:val="bullet"/>
      <w:lvlText w:val=""/>
      <w:lvlJc w:val="left"/>
      <w:pPr>
        <w:ind w:left="3825" w:hanging="360"/>
      </w:pPr>
      <w:rPr>
        <w:rFonts w:ascii="Symbol" w:hAnsi="Symbol" w:hint="default"/>
      </w:rPr>
    </w:lvl>
    <w:lvl w:ilvl="4" w:tplc="40090003" w:tentative="1">
      <w:start w:val="1"/>
      <w:numFmt w:val="bullet"/>
      <w:lvlText w:val="o"/>
      <w:lvlJc w:val="left"/>
      <w:pPr>
        <w:ind w:left="4545" w:hanging="360"/>
      </w:pPr>
      <w:rPr>
        <w:rFonts w:ascii="Courier New" w:hAnsi="Courier New" w:cs="Courier New" w:hint="default"/>
      </w:rPr>
    </w:lvl>
    <w:lvl w:ilvl="5" w:tplc="40090005" w:tentative="1">
      <w:start w:val="1"/>
      <w:numFmt w:val="bullet"/>
      <w:lvlText w:val=""/>
      <w:lvlJc w:val="left"/>
      <w:pPr>
        <w:ind w:left="5265" w:hanging="360"/>
      </w:pPr>
      <w:rPr>
        <w:rFonts w:ascii="Wingdings" w:hAnsi="Wingdings" w:hint="default"/>
      </w:rPr>
    </w:lvl>
    <w:lvl w:ilvl="6" w:tplc="40090001" w:tentative="1">
      <w:start w:val="1"/>
      <w:numFmt w:val="bullet"/>
      <w:lvlText w:val=""/>
      <w:lvlJc w:val="left"/>
      <w:pPr>
        <w:ind w:left="5985" w:hanging="360"/>
      </w:pPr>
      <w:rPr>
        <w:rFonts w:ascii="Symbol" w:hAnsi="Symbol" w:hint="default"/>
      </w:rPr>
    </w:lvl>
    <w:lvl w:ilvl="7" w:tplc="40090003" w:tentative="1">
      <w:start w:val="1"/>
      <w:numFmt w:val="bullet"/>
      <w:lvlText w:val="o"/>
      <w:lvlJc w:val="left"/>
      <w:pPr>
        <w:ind w:left="6705" w:hanging="360"/>
      </w:pPr>
      <w:rPr>
        <w:rFonts w:ascii="Courier New" w:hAnsi="Courier New" w:cs="Courier New" w:hint="default"/>
      </w:rPr>
    </w:lvl>
    <w:lvl w:ilvl="8" w:tplc="40090005" w:tentative="1">
      <w:start w:val="1"/>
      <w:numFmt w:val="bullet"/>
      <w:lvlText w:val=""/>
      <w:lvlJc w:val="left"/>
      <w:pPr>
        <w:ind w:left="7425" w:hanging="360"/>
      </w:pPr>
      <w:rPr>
        <w:rFonts w:ascii="Wingdings" w:hAnsi="Wingdings" w:hint="default"/>
      </w:rPr>
    </w:lvl>
  </w:abstractNum>
  <w:abstractNum w:abstractNumId="16" w15:restartNumberingAfterBreak="0">
    <w:nsid w:val="4C8555A1"/>
    <w:multiLevelType w:val="hybridMultilevel"/>
    <w:tmpl w:val="FB14FB1E"/>
    <w:lvl w:ilvl="0" w:tplc="4C92F4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DB60BDA"/>
    <w:multiLevelType w:val="hybridMultilevel"/>
    <w:tmpl w:val="95BCB4E0"/>
    <w:lvl w:ilvl="0" w:tplc="8AB4B1C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BA5DC8"/>
    <w:multiLevelType w:val="hybridMultilevel"/>
    <w:tmpl w:val="7F705910"/>
    <w:lvl w:ilvl="0" w:tplc="04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19" w15:restartNumberingAfterBreak="0">
    <w:nsid w:val="696C2BF5"/>
    <w:multiLevelType w:val="hybridMultilevel"/>
    <w:tmpl w:val="4E7EBD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D5B0EE7"/>
    <w:multiLevelType w:val="hybridMultilevel"/>
    <w:tmpl w:val="E760F7A2"/>
    <w:lvl w:ilvl="0" w:tplc="15F8385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DC15071"/>
    <w:multiLevelType w:val="hybridMultilevel"/>
    <w:tmpl w:val="A35C694A"/>
    <w:lvl w:ilvl="0" w:tplc="BF6C1362">
      <w:start w:val="1"/>
      <w:numFmt w:val="bullet"/>
      <w:lvlText w:val=""/>
      <w:lvlJc w:val="left"/>
      <w:pPr>
        <w:tabs>
          <w:tab w:val="num" w:pos="720"/>
        </w:tabs>
        <w:ind w:left="720" w:hanging="360"/>
      </w:pPr>
      <w:rPr>
        <w:rFonts w:ascii="Wingdings" w:hAnsi="Wingdings" w:hint="default"/>
      </w:rPr>
    </w:lvl>
    <w:lvl w:ilvl="1" w:tplc="FB6CE308" w:tentative="1">
      <w:start w:val="1"/>
      <w:numFmt w:val="bullet"/>
      <w:lvlText w:val=""/>
      <w:lvlJc w:val="left"/>
      <w:pPr>
        <w:tabs>
          <w:tab w:val="num" w:pos="1440"/>
        </w:tabs>
        <w:ind w:left="1440" w:hanging="360"/>
      </w:pPr>
      <w:rPr>
        <w:rFonts w:ascii="Wingdings" w:hAnsi="Wingdings" w:hint="default"/>
      </w:rPr>
    </w:lvl>
    <w:lvl w:ilvl="2" w:tplc="2454F3D8" w:tentative="1">
      <w:start w:val="1"/>
      <w:numFmt w:val="bullet"/>
      <w:lvlText w:val=""/>
      <w:lvlJc w:val="left"/>
      <w:pPr>
        <w:tabs>
          <w:tab w:val="num" w:pos="2160"/>
        </w:tabs>
        <w:ind w:left="2160" w:hanging="360"/>
      </w:pPr>
      <w:rPr>
        <w:rFonts w:ascii="Wingdings" w:hAnsi="Wingdings" w:hint="default"/>
      </w:rPr>
    </w:lvl>
    <w:lvl w:ilvl="3" w:tplc="43407932" w:tentative="1">
      <w:start w:val="1"/>
      <w:numFmt w:val="bullet"/>
      <w:lvlText w:val=""/>
      <w:lvlJc w:val="left"/>
      <w:pPr>
        <w:tabs>
          <w:tab w:val="num" w:pos="2880"/>
        </w:tabs>
        <w:ind w:left="2880" w:hanging="360"/>
      </w:pPr>
      <w:rPr>
        <w:rFonts w:ascii="Wingdings" w:hAnsi="Wingdings" w:hint="default"/>
      </w:rPr>
    </w:lvl>
    <w:lvl w:ilvl="4" w:tplc="012E90D2" w:tentative="1">
      <w:start w:val="1"/>
      <w:numFmt w:val="bullet"/>
      <w:lvlText w:val=""/>
      <w:lvlJc w:val="left"/>
      <w:pPr>
        <w:tabs>
          <w:tab w:val="num" w:pos="3600"/>
        </w:tabs>
        <w:ind w:left="3600" w:hanging="360"/>
      </w:pPr>
      <w:rPr>
        <w:rFonts w:ascii="Wingdings" w:hAnsi="Wingdings" w:hint="default"/>
      </w:rPr>
    </w:lvl>
    <w:lvl w:ilvl="5" w:tplc="4EF0B460" w:tentative="1">
      <w:start w:val="1"/>
      <w:numFmt w:val="bullet"/>
      <w:lvlText w:val=""/>
      <w:lvlJc w:val="left"/>
      <w:pPr>
        <w:tabs>
          <w:tab w:val="num" w:pos="4320"/>
        </w:tabs>
        <w:ind w:left="4320" w:hanging="360"/>
      </w:pPr>
      <w:rPr>
        <w:rFonts w:ascii="Wingdings" w:hAnsi="Wingdings" w:hint="default"/>
      </w:rPr>
    </w:lvl>
    <w:lvl w:ilvl="6" w:tplc="434C3BB0" w:tentative="1">
      <w:start w:val="1"/>
      <w:numFmt w:val="bullet"/>
      <w:lvlText w:val=""/>
      <w:lvlJc w:val="left"/>
      <w:pPr>
        <w:tabs>
          <w:tab w:val="num" w:pos="5040"/>
        </w:tabs>
        <w:ind w:left="5040" w:hanging="360"/>
      </w:pPr>
      <w:rPr>
        <w:rFonts w:ascii="Wingdings" w:hAnsi="Wingdings" w:hint="default"/>
      </w:rPr>
    </w:lvl>
    <w:lvl w:ilvl="7" w:tplc="3DFC757A" w:tentative="1">
      <w:start w:val="1"/>
      <w:numFmt w:val="bullet"/>
      <w:lvlText w:val=""/>
      <w:lvlJc w:val="left"/>
      <w:pPr>
        <w:tabs>
          <w:tab w:val="num" w:pos="5760"/>
        </w:tabs>
        <w:ind w:left="5760" w:hanging="360"/>
      </w:pPr>
      <w:rPr>
        <w:rFonts w:ascii="Wingdings" w:hAnsi="Wingdings" w:hint="default"/>
      </w:rPr>
    </w:lvl>
    <w:lvl w:ilvl="8" w:tplc="5CFECF9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2353B8D"/>
    <w:multiLevelType w:val="hybridMultilevel"/>
    <w:tmpl w:val="0982107C"/>
    <w:lvl w:ilvl="0" w:tplc="00503F54">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64200EF"/>
    <w:multiLevelType w:val="hybridMultilevel"/>
    <w:tmpl w:val="0F569702"/>
    <w:lvl w:ilvl="0" w:tplc="A41E8014">
      <w:start w:val="1"/>
      <w:numFmt w:val="decimal"/>
      <w:lvlText w:val="%1."/>
      <w:lvlJc w:val="left"/>
      <w:pPr>
        <w:tabs>
          <w:tab w:val="num" w:pos="720"/>
        </w:tabs>
        <w:ind w:left="720" w:hanging="360"/>
      </w:pPr>
    </w:lvl>
    <w:lvl w:ilvl="1" w:tplc="E7BCA0D8" w:tentative="1">
      <w:start w:val="1"/>
      <w:numFmt w:val="decimal"/>
      <w:lvlText w:val="%2."/>
      <w:lvlJc w:val="left"/>
      <w:pPr>
        <w:tabs>
          <w:tab w:val="num" w:pos="1440"/>
        </w:tabs>
        <w:ind w:left="1440" w:hanging="360"/>
      </w:pPr>
    </w:lvl>
    <w:lvl w:ilvl="2" w:tplc="13FE65D4" w:tentative="1">
      <w:start w:val="1"/>
      <w:numFmt w:val="decimal"/>
      <w:lvlText w:val="%3."/>
      <w:lvlJc w:val="left"/>
      <w:pPr>
        <w:tabs>
          <w:tab w:val="num" w:pos="2160"/>
        </w:tabs>
        <w:ind w:left="2160" w:hanging="360"/>
      </w:pPr>
    </w:lvl>
    <w:lvl w:ilvl="3" w:tplc="D53C1CBC" w:tentative="1">
      <w:start w:val="1"/>
      <w:numFmt w:val="decimal"/>
      <w:lvlText w:val="%4."/>
      <w:lvlJc w:val="left"/>
      <w:pPr>
        <w:tabs>
          <w:tab w:val="num" w:pos="2880"/>
        </w:tabs>
        <w:ind w:left="2880" w:hanging="360"/>
      </w:pPr>
    </w:lvl>
    <w:lvl w:ilvl="4" w:tplc="D2F6AF28" w:tentative="1">
      <w:start w:val="1"/>
      <w:numFmt w:val="decimal"/>
      <w:lvlText w:val="%5."/>
      <w:lvlJc w:val="left"/>
      <w:pPr>
        <w:tabs>
          <w:tab w:val="num" w:pos="3600"/>
        </w:tabs>
        <w:ind w:left="3600" w:hanging="360"/>
      </w:pPr>
    </w:lvl>
    <w:lvl w:ilvl="5" w:tplc="3620D8E4" w:tentative="1">
      <w:start w:val="1"/>
      <w:numFmt w:val="decimal"/>
      <w:lvlText w:val="%6."/>
      <w:lvlJc w:val="left"/>
      <w:pPr>
        <w:tabs>
          <w:tab w:val="num" w:pos="4320"/>
        </w:tabs>
        <w:ind w:left="4320" w:hanging="360"/>
      </w:pPr>
    </w:lvl>
    <w:lvl w:ilvl="6" w:tplc="3E96641C" w:tentative="1">
      <w:start w:val="1"/>
      <w:numFmt w:val="decimal"/>
      <w:lvlText w:val="%7."/>
      <w:lvlJc w:val="left"/>
      <w:pPr>
        <w:tabs>
          <w:tab w:val="num" w:pos="5040"/>
        </w:tabs>
        <w:ind w:left="5040" w:hanging="360"/>
      </w:pPr>
    </w:lvl>
    <w:lvl w:ilvl="7" w:tplc="DDE2B9E0" w:tentative="1">
      <w:start w:val="1"/>
      <w:numFmt w:val="decimal"/>
      <w:lvlText w:val="%8."/>
      <w:lvlJc w:val="left"/>
      <w:pPr>
        <w:tabs>
          <w:tab w:val="num" w:pos="5760"/>
        </w:tabs>
        <w:ind w:left="5760" w:hanging="360"/>
      </w:pPr>
    </w:lvl>
    <w:lvl w:ilvl="8" w:tplc="43268CEA" w:tentative="1">
      <w:start w:val="1"/>
      <w:numFmt w:val="decimal"/>
      <w:lvlText w:val="%9."/>
      <w:lvlJc w:val="left"/>
      <w:pPr>
        <w:tabs>
          <w:tab w:val="num" w:pos="6480"/>
        </w:tabs>
        <w:ind w:left="6480" w:hanging="360"/>
      </w:pPr>
    </w:lvl>
  </w:abstractNum>
  <w:abstractNum w:abstractNumId="24" w15:restartNumberingAfterBreak="0">
    <w:nsid w:val="76FF5F52"/>
    <w:multiLevelType w:val="hybridMultilevel"/>
    <w:tmpl w:val="B9D2400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8116CFA"/>
    <w:multiLevelType w:val="hybridMultilevel"/>
    <w:tmpl w:val="61D6D6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4E37F8"/>
    <w:multiLevelType w:val="hybridMultilevel"/>
    <w:tmpl w:val="A79C7E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D0D3972"/>
    <w:multiLevelType w:val="hybridMultilevel"/>
    <w:tmpl w:val="F9EED6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05273027">
    <w:abstractNumId w:val="10"/>
  </w:num>
  <w:num w:numId="2" w16cid:durableId="649870445">
    <w:abstractNumId w:val="5"/>
  </w:num>
  <w:num w:numId="3" w16cid:durableId="1205098722">
    <w:abstractNumId w:val="2"/>
  </w:num>
  <w:num w:numId="4" w16cid:durableId="1083455405">
    <w:abstractNumId w:val="21"/>
  </w:num>
  <w:num w:numId="5" w16cid:durableId="594628181">
    <w:abstractNumId w:val="18"/>
  </w:num>
  <w:num w:numId="6" w16cid:durableId="509611355">
    <w:abstractNumId w:val="15"/>
  </w:num>
  <w:num w:numId="7" w16cid:durableId="515194992">
    <w:abstractNumId w:val="7"/>
  </w:num>
  <w:num w:numId="8" w16cid:durableId="18941021">
    <w:abstractNumId w:val="14"/>
  </w:num>
  <w:num w:numId="9" w16cid:durableId="95440938">
    <w:abstractNumId w:val="23"/>
  </w:num>
  <w:num w:numId="10" w16cid:durableId="133529309">
    <w:abstractNumId w:val="25"/>
  </w:num>
  <w:num w:numId="11" w16cid:durableId="1632709718">
    <w:abstractNumId w:val="11"/>
  </w:num>
  <w:num w:numId="12" w16cid:durableId="1159611867">
    <w:abstractNumId w:val="3"/>
  </w:num>
  <w:num w:numId="13" w16cid:durableId="2116559315">
    <w:abstractNumId w:val="12"/>
  </w:num>
  <w:num w:numId="14" w16cid:durableId="992105013">
    <w:abstractNumId w:val="17"/>
  </w:num>
  <w:num w:numId="15" w16cid:durableId="846099881">
    <w:abstractNumId w:val="16"/>
  </w:num>
  <w:num w:numId="16" w16cid:durableId="1987005729">
    <w:abstractNumId w:val="4"/>
  </w:num>
  <w:num w:numId="17" w16cid:durableId="374625452">
    <w:abstractNumId w:val="20"/>
  </w:num>
  <w:num w:numId="18" w16cid:durableId="16516205">
    <w:abstractNumId w:val="19"/>
  </w:num>
  <w:num w:numId="19" w16cid:durableId="698436793">
    <w:abstractNumId w:val="27"/>
  </w:num>
  <w:num w:numId="20" w16cid:durableId="667832745">
    <w:abstractNumId w:val="22"/>
  </w:num>
  <w:num w:numId="21" w16cid:durableId="1660234125">
    <w:abstractNumId w:val="8"/>
  </w:num>
  <w:num w:numId="22" w16cid:durableId="1923099245">
    <w:abstractNumId w:val="9"/>
  </w:num>
  <w:num w:numId="23" w16cid:durableId="331110139">
    <w:abstractNumId w:val="1"/>
  </w:num>
  <w:num w:numId="24" w16cid:durableId="991444214">
    <w:abstractNumId w:val="6"/>
  </w:num>
  <w:num w:numId="25" w16cid:durableId="661936036">
    <w:abstractNumId w:val="26"/>
  </w:num>
  <w:num w:numId="26" w16cid:durableId="1396856708">
    <w:abstractNumId w:val="24"/>
  </w:num>
  <w:num w:numId="27" w16cid:durableId="1415935857">
    <w:abstractNumId w:val="0"/>
  </w:num>
  <w:num w:numId="28" w16cid:durableId="551426977">
    <w:abstractNumId w:val="13"/>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mando Rocca">
    <w15:presenceInfo w15:providerId="AD" w15:userId="S::a.rocca@projectobjects.com::0ecf7fb3-83ef-4e5d-ace2-abadc67889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0480"/>
    <w:rsid w:val="000004D7"/>
    <w:rsid w:val="00005498"/>
    <w:rsid w:val="00013E7D"/>
    <w:rsid w:val="00014CC8"/>
    <w:rsid w:val="00026492"/>
    <w:rsid w:val="00032014"/>
    <w:rsid w:val="00032ACD"/>
    <w:rsid w:val="00040BA4"/>
    <w:rsid w:val="00043EC7"/>
    <w:rsid w:val="00045A0A"/>
    <w:rsid w:val="00056453"/>
    <w:rsid w:val="00064B2E"/>
    <w:rsid w:val="0006588D"/>
    <w:rsid w:val="00066113"/>
    <w:rsid w:val="000669F8"/>
    <w:rsid w:val="000717C1"/>
    <w:rsid w:val="000722C3"/>
    <w:rsid w:val="00075A79"/>
    <w:rsid w:val="00085549"/>
    <w:rsid w:val="00092AB9"/>
    <w:rsid w:val="00094ED9"/>
    <w:rsid w:val="000959AD"/>
    <w:rsid w:val="000A3C15"/>
    <w:rsid w:val="000C29B7"/>
    <w:rsid w:val="000D1B13"/>
    <w:rsid w:val="000D55E9"/>
    <w:rsid w:val="000D6B58"/>
    <w:rsid w:val="000E0E5A"/>
    <w:rsid w:val="000E4686"/>
    <w:rsid w:val="000E4B2E"/>
    <w:rsid w:val="000F02C0"/>
    <w:rsid w:val="000F1EC3"/>
    <w:rsid w:val="00105085"/>
    <w:rsid w:val="001072F6"/>
    <w:rsid w:val="0011066E"/>
    <w:rsid w:val="00112945"/>
    <w:rsid w:val="00114731"/>
    <w:rsid w:val="0012417F"/>
    <w:rsid w:val="00133565"/>
    <w:rsid w:val="00134AA3"/>
    <w:rsid w:val="00143183"/>
    <w:rsid w:val="00146324"/>
    <w:rsid w:val="0015132D"/>
    <w:rsid w:val="00155B67"/>
    <w:rsid w:val="00172EC7"/>
    <w:rsid w:val="00175FA7"/>
    <w:rsid w:val="00177287"/>
    <w:rsid w:val="00177D15"/>
    <w:rsid w:val="00186D3F"/>
    <w:rsid w:val="00190D51"/>
    <w:rsid w:val="001A7307"/>
    <w:rsid w:val="001B2E11"/>
    <w:rsid w:val="001B468C"/>
    <w:rsid w:val="001B5FD3"/>
    <w:rsid w:val="001C2959"/>
    <w:rsid w:val="001C42A0"/>
    <w:rsid w:val="001C50E9"/>
    <w:rsid w:val="001C54D9"/>
    <w:rsid w:val="001C680B"/>
    <w:rsid w:val="001C7CB8"/>
    <w:rsid w:val="001D24E4"/>
    <w:rsid w:val="001E1A46"/>
    <w:rsid w:val="00201F96"/>
    <w:rsid w:val="00203CEC"/>
    <w:rsid w:val="00206245"/>
    <w:rsid w:val="0020751A"/>
    <w:rsid w:val="00207611"/>
    <w:rsid w:val="00214671"/>
    <w:rsid w:val="00232B73"/>
    <w:rsid w:val="00241309"/>
    <w:rsid w:val="00242ABC"/>
    <w:rsid w:val="00244226"/>
    <w:rsid w:val="002522F8"/>
    <w:rsid w:val="0027033E"/>
    <w:rsid w:val="00270379"/>
    <w:rsid w:val="00275207"/>
    <w:rsid w:val="00285D47"/>
    <w:rsid w:val="00287733"/>
    <w:rsid w:val="0028783C"/>
    <w:rsid w:val="002910FE"/>
    <w:rsid w:val="00294A24"/>
    <w:rsid w:val="002A463C"/>
    <w:rsid w:val="002C0158"/>
    <w:rsid w:val="002C3C5C"/>
    <w:rsid w:val="002D20F1"/>
    <w:rsid w:val="002D3348"/>
    <w:rsid w:val="002D3D1E"/>
    <w:rsid w:val="002D6953"/>
    <w:rsid w:val="002E5AF0"/>
    <w:rsid w:val="002F12F9"/>
    <w:rsid w:val="002F1A9F"/>
    <w:rsid w:val="003037EB"/>
    <w:rsid w:val="003071A1"/>
    <w:rsid w:val="003075C4"/>
    <w:rsid w:val="0031296A"/>
    <w:rsid w:val="00314F20"/>
    <w:rsid w:val="00316A31"/>
    <w:rsid w:val="0033195F"/>
    <w:rsid w:val="00347D27"/>
    <w:rsid w:val="00355391"/>
    <w:rsid w:val="00355E6A"/>
    <w:rsid w:val="00364CA8"/>
    <w:rsid w:val="00365EDB"/>
    <w:rsid w:val="003714B4"/>
    <w:rsid w:val="003773F0"/>
    <w:rsid w:val="00382572"/>
    <w:rsid w:val="003A30E6"/>
    <w:rsid w:val="003A3C1B"/>
    <w:rsid w:val="003B13C9"/>
    <w:rsid w:val="003B6D64"/>
    <w:rsid w:val="003D0264"/>
    <w:rsid w:val="003D5728"/>
    <w:rsid w:val="003D5DBD"/>
    <w:rsid w:val="003D724A"/>
    <w:rsid w:val="003E1068"/>
    <w:rsid w:val="003E4C03"/>
    <w:rsid w:val="003F10B6"/>
    <w:rsid w:val="003F26C7"/>
    <w:rsid w:val="0040177D"/>
    <w:rsid w:val="00407F7F"/>
    <w:rsid w:val="00411A1F"/>
    <w:rsid w:val="0041765F"/>
    <w:rsid w:val="00427184"/>
    <w:rsid w:val="00431F1C"/>
    <w:rsid w:val="00433869"/>
    <w:rsid w:val="004546C9"/>
    <w:rsid w:val="004641C1"/>
    <w:rsid w:val="004722D0"/>
    <w:rsid w:val="004737BB"/>
    <w:rsid w:val="00487400"/>
    <w:rsid w:val="00490773"/>
    <w:rsid w:val="00494D0C"/>
    <w:rsid w:val="004A1018"/>
    <w:rsid w:val="004A3B65"/>
    <w:rsid w:val="004B2C2D"/>
    <w:rsid w:val="004B4342"/>
    <w:rsid w:val="004B7714"/>
    <w:rsid w:val="004B7E80"/>
    <w:rsid w:val="004C4BB8"/>
    <w:rsid w:val="004C55F2"/>
    <w:rsid w:val="004D0E21"/>
    <w:rsid w:val="004D7825"/>
    <w:rsid w:val="004E35C9"/>
    <w:rsid w:val="004E5843"/>
    <w:rsid w:val="00501BCA"/>
    <w:rsid w:val="005105CE"/>
    <w:rsid w:val="005124A1"/>
    <w:rsid w:val="005124D6"/>
    <w:rsid w:val="00523366"/>
    <w:rsid w:val="005308B4"/>
    <w:rsid w:val="005360C2"/>
    <w:rsid w:val="005517DA"/>
    <w:rsid w:val="00551AD8"/>
    <w:rsid w:val="0055599F"/>
    <w:rsid w:val="0056363B"/>
    <w:rsid w:val="00563C27"/>
    <w:rsid w:val="00566A2F"/>
    <w:rsid w:val="00570435"/>
    <w:rsid w:val="005712DB"/>
    <w:rsid w:val="00575A74"/>
    <w:rsid w:val="00580515"/>
    <w:rsid w:val="00591EDD"/>
    <w:rsid w:val="0059441E"/>
    <w:rsid w:val="005A00F1"/>
    <w:rsid w:val="005A30C4"/>
    <w:rsid w:val="005B0FF2"/>
    <w:rsid w:val="005B362F"/>
    <w:rsid w:val="005C2A7A"/>
    <w:rsid w:val="005C7056"/>
    <w:rsid w:val="005C76CB"/>
    <w:rsid w:val="005D442F"/>
    <w:rsid w:val="005D592E"/>
    <w:rsid w:val="005F1B81"/>
    <w:rsid w:val="005F379A"/>
    <w:rsid w:val="005F6CF6"/>
    <w:rsid w:val="00600B13"/>
    <w:rsid w:val="006062F5"/>
    <w:rsid w:val="00615F84"/>
    <w:rsid w:val="00620597"/>
    <w:rsid w:val="00623C9C"/>
    <w:rsid w:val="0062439F"/>
    <w:rsid w:val="00626048"/>
    <w:rsid w:val="00626BC5"/>
    <w:rsid w:val="00640162"/>
    <w:rsid w:val="00643EC3"/>
    <w:rsid w:val="006515BF"/>
    <w:rsid w:val="00654815"/>
    <w:rsid w:val="006554D6"/>
    <w:rsid w:val="00657271"/>
    <w:rsid w:val="006637B7"/>
    <w:rsid w:val="0066469A"/>
    <w:rsid w:val="00671FC0"/>
    <w:rsid w:val="00672102"/>
    <w:rsid w:val="006747F5"/>
    <w:rsid w:val="00676977"/>
    <w:rsid w:val="00681A21"/>
    <w:rsid w:val="00682F71"/>
    <w:rsid w:val="006954AA"/>
    <w:rsid w:val="006C0573"/>
    <w:rsid w:val="006C63D6"/>
    <w:rsid w:val="006E1028"/>
    <w:rsid w:val="006E7581"/>
    <w:rsid w:val="006F71D0"/>
    <w:rsid w:val="00701C12"/>
    <w:rsid w:val="00703CEA"/>
    <w:rsid w:val="00705D79"/>
    <w:rsid w:val="00707B21"/>
    <w:rsid w:val="00710701"/>
    <w:rsid w:val="007138FC"/>
    <w:rsid w:val="0071673C"/>
    <w:rsid w:val="00717366"/>
    <w:rsid w:val="007173CB"/>
    <w:rsid w:val="00721590"/>
    <w:rsid w:val="00721ABF"/>
    <w:rsid w:val="00722DC0"/>
    <w:rsid w:val="007234BB"/>
    <w:rsid w:val="0074025F"/>
    <w:rsid w:val="00742B32"/>
    <w:rsid w:val="00750137"/>
    <w:rsid w:val="00751739"/>
    <w:rsid w:val="007522C7"/>
    <w:rsid w:val="00765966"/>
    <w:rsid w:val="00767138"/>
    <w:rsid w:val="0077299E"/>
    <w:rsid w:val="00775257"/>
    <w:rsid w:val="007868CD"/>
    <w:rsid w:val="00793EA1"/>
    <w:rsid w:val="00794154"/>
    <w:rsid w:val="007A0BD3"/>
    <w:rsid w:val="007A1181"/>
    <w:rsid w:val="007A1E79"/>
    <w:rsid w:val="007A54F3"/>
    <w:rsid w:val="007C160C"/>
    <w:rsid w:val="007C1E56"/>
    <w:rsid w:val="007C2951"/>
    <w:rsid w:val="007E05FA"/>
    <w:rsid w:val="007F4FD3"/>
    <w:rsid w:val="007F520D"/>
    <w:rsid w:val="00811C00"/>
    <w:rsid w:val="00812603"/>
    <w:rsid w:val="008134A9"/>
    <w:rsid w:val="00814519"/>
    <w:rsid w:val="00814A28"/>
    <w:rsid w:val="00815B53"/>
    <w:rsid w:val="00820953"/>
    <w:rsid w:val="0083005D"/>
    <w:rsid w:val="008504CF"/>
    <w:rsid w:val="00854E79"/>
    <w:rsid w:val="00856952"/>
    <w:rsid w:val="0086284B"/>
    <w:rsid w:val="00872087"/>
    <w:rsid w:val="0088767D"/>
    <w:rsid w:val="008934AD"/>
    <w:rsid w:val="008A486B"/>
    <w:rsid w:val="008A5536"/>
    <w:rsid w:val="008C00C2"/>
    <w:rsid w:val="008C60F7"/>
    <w:rsid w:val="008C77DC"/>
    <w:rsid w:val="008D48A4"/>
    <w:rsid w:val="008E156E"/>
    <w:rsid w:val="008F20E7"/>
    <w:rsid w:val="008F5AAC"/>
    <w:rsid w:val="008F62F5"/>
    <w:rsid w:val="009015EE"/>
    <w:rsid w:val="009017BF"/>
    <w:rsid w:val="00907343"/>
    <w:rsid w:val="0091138F"/>
    <w:rsid w:val="009152F1"/>
    <w:rsid w:val="00917ABC"/>
    <w:rsid w:val="00920226"/>
    <w:rsid w:val="00920918"/>
    <w:rsid w:val="009223DB"/>
    <w:rsid w:val="00940936"/>
    <w:rsid w:val="009416E4"/>
    <w:rsid w:val="0094608F"/>
    <w:rsid w:val="00946484"/>
    <w:rsid w:val="00950B69"/>
    <w:rsid w:val="00967707"/>
    <w:rsid w:val="00977005"/>
    <w:rsid w:val="0098373B"/>
    <w:rsid w:val="00983B82"/>
    <w:rsid w:val="009917B3"/>
    <w:rsid w:val="00993007"/>
    <w:rsid w:val="00993675"/>
    <w:rsid w:val="009A1EEC"/>
    <w:rsid w:val="009B28F8"/>
    <w:rsid w:val="009C0C02"/>
    <w:rsid w:val="009C5057"/>
    <w:rsid w:val="009D3783"/>
    <w:rsid w:val="009D3C6D"/>
    <w:rsid w:val="009D585F"/>
    <w:rsid w:val="009D7B75"/>
    <w:rsid w:val="009E21D2"/>
    <w:rsid w:val="009F0BDD"/>
    <w:rsid w:val="00A04188"/>
    <w:rsid w:val="00A162D6"/>
    <w:rsid w:val="00A2007D"/>
    <w:rsid w:val="00A30D29"/>
    <w:rsid w:val="00A36291"/>
    <w:rsid w:val="00A628E3"/>
    <w:rsid w:val="00A63AF7"/>
    <w:rsid w:val="00A65340"/>
    <w:rsid w:val="00A6630B"/>
    <w:rsid w:val="00A70480"/>
    <w:rsid w:val="00A7486C"/>
    <w:rsid w:val="00A77BE5"/>
    <w:rsid w:val="00A83C6C"/>
    <w:rsid w:val="00A84330"/>
    <w:rsid w:val="00A86B78"/>
    <w:rsid w:val="00A8757C"/>
    <w:rsid w:val="00A90559"/>
    <w:rsid w:val="00A91EE1"/>
    <w:rsid w:val="00A939C0"/>
    <w:rsid w:val="00A95413"/>
    <w:rsid w:val="00A9715C"/>
    <w:rsid w:val="00AA1142"/>
    <w:rsid w:val="00AA4C5A"/>
    <w:rsid w:val="00AA58A0"/>
    <w:rsid w:val="00AB5D40"/>
    <w:rsid w:val="00AC0A09"/>
    <w:rsid w:val="00AD057D"/>
    <w:rsid w:val="00AD09F3"/>
    <w:rsid w:val="00AD0B20"/>
    <w:rsid w:val="00AD62FB"/>
    <w:rsid w:val="00AE3FE0"/>
    <w:rsid w:val="00AE4478"/>
    <w:rsid w:val="00AE698F"/>
    <w:rsid w:val="00AF0033"/>
    <w:rsid w:val="00AF363B"/>
    <w:rsid w:val="00AF4E85"/>
    <w:rsid w:val="00B0295B"/>
    <w:rsid w:val="00B14CD8"/>
    <w:rsid w:val="00B307E1"/>
    <w:rsid w:val="00B30DDB"/>
    <w:rsid w:val="00B37319"/>
    <w:rsid w:val="00B41CB4"/>
    <w:rsid w:val="00B421FF"/>
    <w:rsid w:val="00B75492"/>
    <w:rsid w:val="00B771CA"/>
    <w:rsid w:val="00B77A6C"/>
    <w:rsid w:val="00B83642"/>
    <w:rsid w:val="00B91632"/>
    <w:rsid w:val="00B916AD"/>
    <w:rsid w:val="00B9183E"/>
    <w:rsid w:val="00B91E03"/>
    <w:rsid w:val="00B93851"/>
    <w:rsid w:val="00BA2174"/>
    <w:rsid w:val="00BA25EE"/>
    <w:rsid w:val="00BA30A5"/>
    <w:rsid w:val="00BB1393"/>
    <w:rsid w:val="00BB74E5"/>
    <w:rsid w:val="00BB766E"/>
    <w:rsid w:val="00BC3022"/>
    <w:rsid w:val="00BD6F57"/>
    <w:rsid w:val="00BD7C07"/>
    <w:rsid w:val="00BE1A3D"/>
    <w:rsid w:val="00BE4DB3"/>
    <w:rsid w:val="00BF0E85"/>
    <w:rsid w:val="00BF3E92"/>
    <w:rsid w:val="00BF6AF6"/>
    <w:rsid w:val="00C13C8E"/>
    <w:rsid w:val="00C1563B"/>
    <w:rsid w:val="00C17CE3"/>
    <w:rsid w:val="00C26D29"/>
    <w:rsid w:val="00C45201"/>
    <w:rsid w:val="00C45F58"/>
    <w:rsid w:val="00C5126E"/>
    <w:rsid w:val="00C53B45"/>
    <w:rsid w:val="00C54068"/>
    <w:rsid w:val="00C670D2"/>
    <w:rsid w:val="00C701DA"/>
    <w:rsid w:val="00C72776"/>
    <w:rsid w:val="00C74244"/>
    <w:rsid w:val="00C8194C"/>
    <w:rsid w:val="00C911EA"/>
    <w:rsid w:val="00CA1427"/>
    <w:rsid w:val="00CA4A00"/>
    <w:rsid w:val="00CB4E63"/>
    <w:rsid w:val="00CC1610"/>
    <w:rsid w:val="00CC32DC"/>
    <w:rsid w:val="00CC6E09"/>
    <w:rsid w:val="00CC7578"/>
    <w:rsid w:val="00CD05FA"/>
    <w:rsid w:val="00CD1888"/>
    <w:rsid w:val="00CD27ED"/>
    <w:rsid w:val="00CD6D2B"/>
    <w:rsid w:val="00CE2C9E"/>
    <w:rsid w:val="00CE3ED9"/>
    <w:rsid w:val="00D02E1A"/>
    <w:rsid w:val="00D23C35"/>
    <w:rsid w:val="00D379CA"/>
    <w:rsid w:val="00D4377C"/>
    <w:rsid w:val="00D55B6D"/>
    <w:rsid w:val="00D60902"/>
    <w:rsid w:val="00D62060"/>
    <w:rsid w:val="00D65D35"/>
    <w:rsid w:val="00D70653"/>
    <w:rsid w:val="00D72152"/>
    <w:rsid w:val="00D73A3F"/>
    <w:rsid w:val="00D77782"/>
    <w:rsid w:val="00D82154"/>
    <w:rsid w:val="00D832AF"/>
    <w:rsid w:val="00D91134"/>
    <w:rsid w:val="00D920F4"/>
    <w:rsid w:val="00D960D5"/>
    <w:rsid w:val="00D96355"/>
    <w:rsid w:val="00D9675B"/>
    <w:rsid w:val="00D96E90"/>
    <w:rsid w:val="00DA02C2"/>
    <w:rsid w:val="00DB445E"/>
    <w:rsid w:val="00DC407D"/>
    <w:rsid w:val="00DD1442"/>
    <w:rsid w:val="00DD1760"/>
    <w:rsid w:val="00DD335C"/>
    <w:rsid w:val="00DD3507"/>
    <w:rsid w:val="00DD76FF"/>
    <w:rsid w:val="00E009AF"/>
    <w:rsid w:val="00E072A0"/>
    <w:rsid w:val="00E12B79"/>
    <w:rsid w:val="00E15AA5"/>
    <w:rsid w:val="00E26142"/>
    <w:rsid w:val="00E268DE"/>
    <w:rsid w:val="00E3113C"/>
    <w:rsid w:val="00E420CE"/>
    <w:rsid w:val="00E43896"/>
    <w:rsid w:val="00E456C0"/>
    <w:rsid w:val="00E621B7"/>
    <w:rsid w:val="00E6644E"/>
    <w:rsid w:val="00E8304A"/>
    <w:rsid w:val="00E83BFD"/>
    <w:rsid w:val="00E83CFD"/>
    <w:rsid w:val="00E84B20"/>
    <w:rsid w:val="00E85728"/>
    <w:rsid w:val="00E87C75"/>
    <w:rsid w:val="00E91F0E"/>
    <w:rsid w:val="00E926E1"/>
    <w:rsid w:val="00E946BC"/>
    <w:rsid w:val="00E955CE"/>
    <w:rsid w:val="00E9779D"/>
    <w:rsid w:val="00EA22A7"/>
    <w:rsid w:val="00EA58A1"/>
    <w:rsid w:val="00EA5F5D"/>
    <w:rsid w:val="00EB4647"/>
    <w:rsid w:val="00EC24C8"/>
    <w:rsid w:val="00EC6A0D"/>
    <w:rsid w:val="00EC7F9D"/>
    <w:rsid w:val="00ED0214"/>
    <w:rsid w:val="00EE0189"/>
    <w:rsid w:val="00EE3420"/>
    <w:rsid w:val="00EE4F3B"/>
    <w:rsid w:val="00EE53E3"/>
    <w:rsid w:val="00F00E5B"/>
    <w:rsid w:val="00F03367"/>
    <w:rsid w:val="00F05606"/>
    <w:rsid w:val="00F05A3A"/>
    <w:rsid w:val="00F05BD9"/>
    <w:rsid w:val="00F13C4C"/>
    <w:rsid w:val="00F14EC9"/>
    <w:rsid w:val="00F24053"/>
    <w:rsid w:val="00F302C0"/>
    <w:rsid w:val="00F32949"/>
    <w:rsid w:val="00F524D3"/>
    <w:rsid w:val="00F54E7E"/>
    <w:rsid w:val="00F56F42"/>
    <w:rsid w:val="00F64543"/>
    <w:rsid w:val="00F750EC"/>
    <w:rsid w:val="00F81D62"/>
    <w:rsid w:val="00F84235"/>
    <w:rsid w:val="00F85F6E"/>
    <w:rsid w:val="00F90ED8"/>
    <w:rsid w:val="00F90F51"/>
    <w:rsid w:val="00F94F04"/>
    <w:rsid w:val="00FA2469"/>
    <w:rsid w:val="00FA4DEC"/>
    <w:rsid w:val="00FA4E5A"/>
    <w:rsid w:val="00FA568C"/>
    <w:rsid w:val="00FA6BB2"/>
    <w:rsid w:val="00FA6CB2"/>
    <w:rsid w:val="00FA7FBD"/>
    <w:rsid w:val="00FB2A8C"/>
    <w:rsid w:val="00FB48EE"/>
    <w:rsid w:val="00FB4AF9"/>
    <w:rsid w:val="00FB7DE9"/>
    <w:rsid w:val="00FD552C"/>
    <w:rsid w:val="00FE4672"/>
    <w:rsid w:val="00FF048E"/>
    <w:rsid w:val="00FF105B"/>
    <w:rsid w:val="00FF44B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0FAEC"/>
  <w15:chartTrackingRefBased/>
  <w15:docId w15:val="{2FB3C787-9870-4E87-81FF-EC5168EC7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BCA"/>
    <w:pPr>
      <w:spacing w:after="0" w:line="240" w:lineRule="auto"/>
    </w:pPr>
    <w:rPr>
      <w:rFonts w:ascii="Calibri" w:eastAsia="Times New Roman" w:hAnsi="Calibri" w:cs="Calibri"/>
      <w:lang w:eastAsia="en-GB"/>
    </w:rPr>
  </w:style>
  <w:style w:type="paragraph" w:styleId="Heading1">
    <w:name w:val="heading 1"/>
    <w:basedOn w:val="ListParagraph"/>
    <w:next w:val="Normal"/>
    <w:link w:val="Heading1Char"/>
    <w:uiPriority w:val="9"/>
    <w:qFormat/>
    <w:rsid w:val="00A70480"/>
    <w:pPr>
      <w:numPr>
        <w:numId w:val="1"/>
      </w:numPr>
      <w:spacing w:before="120" w:after="240"/>
      <w:outlineLvl w:val="0"/>
    </w:pPr>
    <w:rPr>
      <w:rFonts w:cstheme="minorHAnsi"/>
      <w:bCs/>
      <w:caps/>
      <w:color w:val="4F81BD"/>
      <w:sz w:val="36"/>
      <w:szCs w:val="36"/>
      <w:lang w:val="pt-BR"/>
    </w:rPr>
  </w:style>
  <w:style w:type="paragraph" w:styleId="Heading2">
    <w:name w:val="heading 2"/>
    <w:basedOn w:val="ListParagraph"/>
    <w:next w:val="Normal"/>
    <w:link w:val="Heading2Char"/>
    <w:uiPriority w:val="9"/>
    <w:unhideWhenUsed/>
    <w:qFormat/>
    <w:rsid w:val="00A70480"/>
    <w:pPr>
      <w:numPr>
        <w:ilvl w:val="1"/>
        <w:numId w:val="1"/>
      </w:numPr>
      <w:spacing w:before="120" w:after="120"/>
      <w:jc w:val="left"/>
      <w:outlineLvl w:val="1"/>
    </w:pPr>
    <w:rPr>
      <w:rFonts w:cstheme="minorHAnsi"/>
      <w:bCs/>
      <w:caps/>
      <w:color w:val="4F81BD"/>
      <w:sz w:val="32"/>
      <w:szCs w:val="32"/>
      <w:lang w:val="pt-BR"/>
    </w:rPr>
  </w:style>
  <w:style w:type="paragraph" w:styleId="Heading3">
    <w:name w:val="heading 3"/>
    <w:basedOn w:val="Normal"/>
    <w:next w:val="Normal"/>
    <w:link w:val="Heading3Char"/>
    <w:uiPriority w:val="9"/>
    <w:unhideWhenUsed/>
    <w:qFormat/>
    <w:rsid w:val="00A70480"/>
    <w:pPr>
      <w:numPr>
        <w:ilvl w:val="2"/>
        <w:numId w:val="1"/>
      </w:numPr>
      <w:spacing w:after="200" w:line="276" w:lineRule="auto"/>
      <w:jc w:val="both"/>
      <w:outlineLvl w:val="2"/>
    </w:pPr>
    <w:rPr>
      <w:rFonts w:asciiTheme="minorHAnsi" w:eastAsiaTheme="minorHAnsi" w:hAnsiTheme="minorHAnsi" w:cstheme="minorHAnsi"/>
      <w:bCs/>
      <w:caps/>
      <w:color w:val="4F81BD"/>
      <w:sz w:val="28"/>
      <w:szCs w:val="28"/>
      <w:lang w:val="pt-BR"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480"/>
    <w:rPr>
      <w:rFonts w:cstheme="minorHAnsi"/>
      <w:bCs/>
      <w:caps/>
      <w:color w:val="4F81BD"/>
      <w:sz w:val="36"/>
      <w:szCs w:val="36"/>
      <w:lang w:val="pt-BR"/>
    </w:rPr>
  </w:style>
  <w:style w:type="character" w:customStyle="1" w:styleId="Heading2Char">
    <w:name w:val="Heading 2 Char"/>
    <w:basedOn w:val="DefaultParagraphFont"/>
    <w:link w:val="Heading2"/>
    <w:uiPriority w:val="9"/>
    <w:rsid w:val="00A70480"/>
    <w:rPr>
      <w:rFonts w:cstheme="minorHAnsi"/>
      <w:bCs/>
      <w:caps/>
      <w:color w:val="4F81BD"/>
      <w:sz w:val="32"/>
      <w:szCs w:val="32"/>
      <w:lang w:val="pt-BR"/>
    </w:rPr>
  </w:style>
  <w:style w:type="character" w:customStyle="1" w:styleId="Heading3Char">
    <w:name w:val="Heading 3 Char"/>
    <w:basedOn w:val="DefaultParagraphFont"/>
    <w:link w:val="Heading3"/>
    <w:uiPriority w:val="9"/>
    <w:rsid w:val="00A70480"/>
    <w:rPr>
      <w:rFonts w:cstheme="minorHAnsi"/>
      <w:bCs/>
      <w:caps/>
      <w:color w:val="4F81BD"/>
      <w:sz w:val="28"/>
      <w:szCs w:val="28"/>
      <w:lang w:val="pt-BR"/>
    </w:rPr>
  </w:style>
  <w:style w:type="paragraph" w:styleId="ListParagraph">
    <w:name w:val="List Paragraph"/>
    <w:basedOn w:val="Normal"/>
    <w:uiPriority w:val="34"/>
    <w:qFormat/>
    <w:rsid w:val="00A70480"/>
    <w:pPr>
      <w:spacing w:after="200" w:line="276" w:lineRule="auto"/>
      <w:ind w:left="720"/>
      <w:contextualSpacing/>
      <w:jc w:val="both"/>
    </w:pPr>
    <w:rPr>
      <w:rFonts w:asciiTheme="minorHAnsi" w:eastAsiaTheme="minorHAnsi" w:hAnsiTheme="minorHAnsi" w:cstheme="minorBidi"/>
      <w:lang w:val="en-GB" w:eastAsia="en-US"/>
    </w:rPr>
  </w:style>
  <w:style w:type="paragraph" w:styleId="TOCHeading">
    <w:name w:val="TOC Heading"/>
    <w:basedOn w:val="Heading1"/>
    <w:next w:val="Normal"/>
    <w:uiPriority w:val="39"/>
    <w:unhideWhenUsed/>
    <w:qFormat/>
    <w:rsid w:val="00A70480"/>
    <w:pPr>
      <w:outlineLvl w:val="9"/>
    </w:pPr>
    <w:rPr>
      <w:lang w:val="en-US" w:eastAsia="ja-JP"/>
    </w:rPr>
  </w:style>
  <w:style w:type="paragraph" w:styleId="TOC1">
    <w:name w:val="toc 1"/>
    <w:basedOn w:val="Normal"/>
    <w:next w:val="Normal"/>
    <w:autoRedefine/>
    <w:uiPriority w:val="39"/>
    <w:unhideWhenUsed/>
    <w:qFormat/>
    <w:rsid w:val="004737BB"/>
    <w:pPr>
      <w:tabs>
        <w:tab w:val="left" w:pos="440"/>
        <w:tab w:val="right" w:leader="dot" w:pos="9204"/>
      </w:tabs>
      <w:spacing w:after="100" w:line="276" w:lineRule="auto"/>
      <w:jc w:val="both"/>
    </w:pPr>
    <w:rPr>
      <w:rFonts w:asciiTheme="minorHAnsi" w:eastAsiaTheme="minorHAnsi" w:hAnsiTheme="minorHAnsi" w:cstheme="minorBidi"/>
      <w:b/>
      <w:noProof/>
      <w:szCs w:val="32"/>
      <w:lang w:val="en-GB" w:eastAsia="en-US"/>
    </w:rPr>
  </w:style>
  <w:style w:type="character" w:styleId="Hyperlink">
    <w:name w:val="Hyperlink"/>
    <w:basedOn w:val="DefaultParagraphFont"/>
    <w:uiPriority w:val="99"/>
    <w:unhideWhenUsed/>
    <w:rsid w:val="00A70480"/>
    <w:rPr>
      <w:color w:val="0563C1" w:themeColor="hyperlink"/>
      <w:u w:val="single"/>
    </w:rPr>
  </w:style>
  <w:style w:type="paragraph" w:styleId="TOC2">
    <w:name w:val="toc 2"/>
    <w:basedOn w:val="Normal"/>
    <w:next w:val="Normal"/>
    <w:autoRedefine/>
    <w:uiPriority w:val="39"/>
    <w:unhideWhenUsed/>
    <w:qFormat/>
    <w:rsid w:val="00E43896"/>
    <w:pPr>
      <w:numPr>
        <w:ilvl w:val="1"/>
        <w:numId w:val="2"/>
      </w:numPr>
      <w:tabs>
        <w:tab w:val="left" w:pos="880"/>
        <w:tab w:val="left" w:pos="1320"/>
        <w:tab w:val="right" w:leader="dot" w:pos="9204"/>
      </w:tabs>
      <w:spacing w:after="100" w:line="276" w:lineRule="auto"/>
      <w:ind w:left="840"/>
      <w:jc w:val="both"/>
    </w:pPr>
    <w:rPr>
      <w:rFonts w:asciiTheme="minorHAnsi" w:eastAsiaTheme="minorHAnsi" w:hAnsiTheme="minorHAnsi" w:cstheme="minorBidi"/>
      <w:lang w:val="en-GB" w:eastAsia="en-US"/>
    </w:rPr>
  </w:style>
  <w:style w:type="table" w:styleId="TableGrid">
    <w:name w:val="Table Grid"/>
    <w:basedOn w:val="TableNormal"/>
    <w:uiPriority w:val="39"/>
    <w:rsid w:val="009460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vts66">
    <w:name w:val="rvts66"/>
    <w:basedOn w:val="DefaultParagraphFont"/>
    <w:rsid w:val="00BE1A3D"/>
  </w:style>
  <w:style w:type="character" w:customStyle="1" w:styleId="rvts65">
    <w:name w:val="rvts65"/>
    <w:basedOn w:val="DefaultParagraphFont"/>
    <w:rsid w:val="00BE1A3D"/>
  </w:style>
  <w:style w:type="character" w:customStyle="1" w:styleId="rvts68">
    <w:name w:val="rvts68"/>
    <w:basedOn w:val="DefaultParagraphFont"/>
    <w:rsid w:val="00BE1A3D"/>
  </w:style>
  <w:style w:type="character" w:customStyle="1" w:styleId="rvts125">
    <w:name w:val="rvts125"/>
    <w:basedOn w:val="DefaultParagraphFont"/>
    <w:rsid w:val="00BE1A3D"/>
  </w:style>
  <w:style w:type="paragraph" w:customStyle="1" w:styleId="rvps4">
    <w:name w:val="rvps4"/>
    <w:basedOn w:val="Normal"/>
    <w:rsid w:val="00014CC8"/>
    <w:pPr>
      <w:spacing w:before="100" w:beforeAutospacing="1" w:after="100" w:afterAutospacing="1"/>
    </w:pPr>
    <w:rPr>
      <w:rFonts w:ascii="Times New Roman" w:hAnsi="Times New Roman" w:cs="Times New Roman"/>
      <w:sz w:val="24"/>
      <w:szCs w:val="24"/>
      <w:lang w:eastAsia="en-US"/>
    </w:rPr>
  </w:style>
  <w:style w:type="character" w:customStyle="1" w:styleId="rvts16">
    <w:name w:val="rvts16"/>
    <w:basedOn w:val="DefaultParagraphFont"/>
    <w:rsid w:val="00014CC8"/>
  </w:style>
  <w:style w:type="character" w:customStyle="1" w:styleId="rvts13">
    <w:name w:val="rvts13"/>
    <w:basedOn w:val="DefaultParagraphFont"/>
    <w:rsid w:val="00014CC8"/>
  </w:style>
  <w:style w:type="character" w:customStyle="1" w:styleId="rvts75">
    <w:name w:val="rvts75"/>
    <w:basedOn w:val="DefaultParagraphFont"/>
    <w:rsid w:val="00014CC8"/>
  </w:style>
  <w:style w:type="paragraph" w:customStyle="1" w:styleId="rvps71">
    <w:name w:val="rvps71"/>
    <w:basedOn w:val="Normal"/>
    <w:rsid w:val="00014CC8"/>
    <w:pPr>
      <w:spacing w:before="100" w:beforeAutospacing="1" w:after="100" w:afterAutospacing="1"/>
    </w:pPr>
    <w:rPr>
      <w:rFonts w:ascii="Times New Roman" w:hAnsi="Times New Roman" w:cs="Times New Roman"/>
      <w:sz w:val="24"/>
      <w:szCs w:val="24"/>
      <w:lang w:eastAsia="en-US"/>
    </w:rPr>
  </w:style>
  <w:style w:type="paragraph" w:customStyle="1" w:styleId="rvps74">
    <w:name w:val="rvps74"/>
    <w:basedOn w:val="Normal"/>
    <w:rsid w:val="00014CC8"/>
    <w:pPr>
      <w:spacing w:before="100" w:beforeAutospacing="1" w:after="100" w:afterAutospacing="1"/>
    </w:pPr>
    <w:rPr>
      <w:rFonts w:ascii="Times New Roman" w:hAnsi="Times New Roman" w:cs="Times New Roman"/>
      <w:sz w:val="24"/>
      <w:szCs w:val="24"/>
      <w:lang w:eastAsia="en-US"/>
    </w:rPr>
  </w:style>
  <w:style w:type="character" w:customStyle="1" w:styleId="rvts124">
    <w:name w:val="rvts124"/>
    <w:basedOn w:val="DefaultParagraphFont"/>
    <w:rsid w:val="00014CC8"/>
  </w:style>
  <w:style w:type="paragraph" w:customStyle="1" w:styleId="rvps28">
    <w:name w:val="rvps28"/>
    <w:basedOn w:val="Normal"/>
    <w:rsid w:val="00014CC8"/>
    <w:pPr>
      <w:spacing w:before="100" w:beforeAutospacing="1" w:after="100" w:afterAutospacing="1"/>
    </w:pPr>
    <w:rPr>
      <w:rFonts w:ascii="Times New Roman" w:hAnsi="Times New Roman" w:cs="Times New Roman"/>
      <w:sz w:val="24"/>
      <w:szCs w:val="24"/>
      <w:lang w:eastAsia="en-US"/>
    </w:rPr>
  </w:style>
  <w:style w:type="paragraph" w:customStyle="1" w:styleId="rvps14">
    <w:name w:val="rvps14"/>
    <w:basedOn w:val="Normal"/>
    <w:rsid w:val="00014CC8"/>
    <w:pPr>
      <w:spacing w:before="100" w:beforeAutospacing="1" w:after="100" w:afterAutospacing="1"/>
    </w:pPr>
    <w:rPr>
      <w:rFonts w:ascii="Times New Roman" w:hAnsi="Times New Roman" w:cs="Times New Roman"/>
      <w:sz w:val="24"/>
      <w:szCs w:val="24"/>
      <w:lang w:eastAsia="en-US"/>
    </w:rPr>
  </w:style>
  <w:style w:type="paragraph" w:customStyle="1" w:styleId="rvps30">
    <w:name w:val="rvps30"/>
    <w:basedOn w:val="Normal"/>
    <w:rsid w:val="00014CC8"/>
    <w:pPr>
      <w:spacing w:before="100" w:beforeAutospacing="1" w:after="100" w:afterAutospacing="1"/>
    </w:pPr>
    <w:rPr>
      <w:rFonts w:ascii="Times New Roman" w:hAnsi="Times New Roman" w:cs="Times New Roman"/>
      <w:sz w:val="24"/>
      <w:szCs w:val="24"/>
      <w:lang w:eastAsia="en-US"/>
    </w:rPr>
  </w:style>
  <w:style w:type="paragraph" w:customStyle="1" w:styleId="rvps41">
    <w:name w:val="rvps41"/>
    <w:basedOn w:val="Normal"/>
    <w:rsid w:val="00014CC8"/>
    <w:pPr>
      <w:spacing w:before="100" w:beforeAutospacing="1" w:after="100" w:afterAutospacing="1"/>
    </w:pPr>
    <w:rPr>
      <w:rFonts w:ascii="Times New Roman" w:hAnsi="Times New Roman" w:cs="Times New Roman"/>
      <w:sz w:val="24"/>
      <w:szCs w:val="24"/>
      <w:lang w:eastAsia="en-US"/>
    </w:rPr>
  </w:style>
  <w:style w:type="paragraph" w:customStyle="1" w:styleId="rvps6">
    <w:name w:val="rvps6"/>
    <w:basedOn w:val="Normal"/>
    <w:rsid w:val="00014CC8"/>
    <w:pPr>
      <w:spacing w:before="100" w:beforeAutospacing="1" w:after="100" w:afterAutospacing="1"/>
    </w:pPr>
    <w:rPr>
      <w:rFonts w:ascii="Times New Roman" w:hAnsi="Times New Roman" w:cs="Times New Roman"/>
      <w:sz w:val="24"/>
      <w:szCs w:val="24"/>
      <w:lang w:eastAsia="en-US"/>
    </w:rPr>
  </w:style>
  <w:style w:type="paragraph" w:customStyle="1" w:styleId="rvps34">
    <w:name w:val="rvps34"/>
    <w:basedOn w:val="Normal"/>
    <w:rsid w:val="00014CC8"/>
    <w:pPr>
      <w:spacing w:before="100" w:beforeAutospacing="1" w:after="100" w:afterAutospacing="1"/>
    </w:pPr>
    <w:rPr>
      <w:rFonts w:ascii="Times New Roman" w:hAnsi="Times New Roman" w:cs="Times New Roman"/>
      <w:sz w:val="24"/>
      <w:szCs w:val="24"/>
      <w:lang w:eastAsia="en-US"/>
    </w:rPr>
  </w:style>
  <w:style w:type="character" w:customStyle="1" w:styleId="rvts130">
    <w:name w:val="rvts130"/>
    <w:basedOn w:val="DefaultParagraphFont"/>
    <w:rsid w:val="00014CC8"/>
  </w:style>
  <w:style w:type="paragraph" w:customStyle="1" w:styleId="rvps2">
    <w:name w:val="rvps2"/>
    <w:basedOn w:val="Normal"/>
    <w:rsid w:val="00014CC8"/>
    <w:pPr>
      <w:spacing w:before="100" w:beforeAutospacing="1" w:after="100" w:afterAutospacing="1"/>
    </w:pPr>
    <w:rPr>
      <w:rFonts w:ascii="Times New Roman" w:hAnsi="Times New Roman" w:cs="Times New Roman"/>
      <w:sz w:val="24"/>
      <w:szCs w:val="24"/>
      <w:lang w:eastAsia="en-US"/>
    </w:rPr>
  </w:style>
  <w:style w:type="character" w:customStyle="1" w:styleId="rvts23">
    <w:name w:val="rvts23"/>
    <w:basedOn w:val="DefaultParagraphFont"/>
    <w:rsid w:val="00014CC8"/>
  </w:style>
  <w:style w:type="character" w:customStyle="1" w:styleId="rvts37">
    <w:name w:val="rvts37"/>
    <w:basedOn w:val="DefaultParagraphFont"/>
    <w:rsid w:val="00014CC8"/>
  </w:style>
  <w:style w:type="paragraph" w:customStyle="1" w:styleId="rvps12">
    <w:name w:val="rvps12"/>
    <w:basedOn w:val="Normal"/>
    <w:rsid w:val="00014CC8"/>
    <w:pPr>
      <w:spacing w:before="100" w:beforeAutospacing="1" w:after="100" w:afterAutospacing="1"/>
    </w:pPr>
    <w:rPr>
      <w:rFonts w:ascii="Times New Roman" w:hAnsi="Times New Roman" w:cs="Times New Roman"/>
      <w:sz w:val="24"/>
      <w:szCs w:val="24"/>
      <w:lang w:eastAsia="en-US"/>
    </w:rPr>
  </w:style>
  <w:style w:type="paragraph" w:customStyle="1" w:styleId="rvps8">
    <w:name w:val="rvps8"/>
    <w:basedOn w:val="Normal"/>
    <w:rsid w:val="00014CC8"/>
    <w:pPr>
      <w:spacing w:before="100" w:beforeAutospacing="1" w:after="100" w:afterAutospacing="1"/>
    </w:pPr>
    <w:rPr>
      <w:rFonts w:ascii="Times New Roman" w:hAnsi="Times New Roman" w:cs="Times New Roman"/>
      <w:sz w:val="24"/>
      <w:szCs w:val="24"/>
      <w:lang w:eastAsia="en-US"/>
    </w:rPr>
  </w:style>
  <w:style w:type="character" w:customStyle="1" w:styleId="rvts59">
    <w:name w:val="rvts59"/>
    <w:basedOn w:val="DefaultParagraphFont"/>
    <w:rsid w:val="00014CC8"/>
  </w:style>
  <w:style w:type="character" w:customStyle="1" w:styleId="rvts132">
    <w:name w:val="rvts132"/>
    <w:basedOn w:val="DefaultParagraphFont"/>
    <w:rsid w:val="00014CC8"/>
  </w:style>
  <w:style w:type="paragraph" w:customStyle="1" w:styleId="rvps17">
    <w:name w:val="rvps17"/>
    <w:basedOn w:val="Normal"/>
    <w:rsid w:val="00014CC8"/>
    <w:pPr>
      <w:spacing w:before="100" w:beforeAutospacing="1" w:after="100" w:afterAutospacing="1"/>
    </w:pPr>
    <w:rPr>
      <w:rFonts w:ascii="Times New Roman" w:hAnsi="Times New Roman" w:cs="Times New Roman"/>
      <w:sz w:val="24"/>
      <w:szCs w:val="24"/>
      <w:lang w:eastAsia="en-US"/>
    </w:rPr>
  </w:style>
  <w:style w:type="paragraph" w:customStyle="1" w:styleId="rvps77">
    <w:name w:val="rvps77"/>
    <w:basedOn w:val="Normal"/>
    <w:rsid w:val="00014CC8"/>
    <w:pPr>
      <w:spacing w:before="100" w:beforeAutospacing="1" w:after="100" w:afterAutospacing="1"/>
    </w:pPr>
    <w:rPr>
      <w:rFonts w:ascii="Times New Roman" w:hAnsi="Times New Roman" w:cs="Times New Roman"/>
      <w:sz w:val="24"/>
      <w:szCs w:val="24"/>
      <w:lang w:eastAsia="en-US"/>
    </w:rPr>
  </w:style>
  <w:style w:type="paragraph" w:customStyle="1" w:styleId="rvps81">
    <w:name w:val="rvps81"/>
    <w:basedOn w:val="Normal"/>
    <w:rsid w:val="00014CC8"/>
    <w:pPr>
      <w:spacing w:before="100" w:beforeAutospacing="1" w:after="100" w:afterAutospacing="1"/>
    </w:pPr>
    <w:rPr>
      <w:rFonts w:ascii="Times New Roman" w:hAnsi="Times New Roman" w:cs="Times New Roman"/>
      <w:sz w:val="24"/>
      <w:szCs w:val="24"/>
      <w:lang w:eastAsia="en-US"/>
    </w:rPr>
  </w:style>
  <w:style w:type="paragraph" w:styleId="BalloonText">
    <w:name w:val="Balloon Text"/>
    <w:basedOn w:val="Normal"/>
    <w:link w:val="BalloonTextChar"/>
    <w:uiPriority w:val="99"/>
    <w:semiHidden/>
    <w:unhideWhenUsed/>
    <w:rsid w:val="006C63D6"/>
    <w:rPr>
      <w:rFonts w:ascii="Segoe UI" w:eastAsiaTheme="minorHAnsi" w:hAnsi="Segoe UI" w:cs="Segoe UI"/>
      <w:sz w:val="18"/>
      <w:szCs w:val="18"/>
      <w:lang w:eastAsia="en-US"/>
    </w:rPr>
  </w:style>
  <w:style w:type="character" w:customStyle="1" w:styleId="BalloonTextChar">
    <w:name w:val="Balloon Text Char"/>
    <w:basedOn w:val="DefaultParagraphFont"/>
    <w:link w:val="BalloonText"/>
    <w:uiPriority w:val="99"/>
    <w:semiHidden/>
    <w:rsid w:val="006C63D6"/>
    <w:rPr>
      <w:rFonts w:ascii="Segoe UI" w:hAnsi="Segoe UI" w:cs="Segoe UI"/>
      <w:sz w:val="18"/>
      <w:szCs w:val="18"/>
    </w:rPr>
  </w:style>
  <w:style w:type="paragraph" w:styleId="Header">
    <w:name w:val="header"/>
    <w:basedOn w:val="Normal"/>
    <w:link w:val="HeaderChar"/>
    <w:uiPriority w:val="99"/>
    <w:unhideWhenUsed/>
    <w:rsid w:val="00AD0B20"/>
    <w:pPr>
      <w:tabs>
        <w:tab w:val="center" w:pos="4680"/>
        <w:tab w:val="right" w:pos="9360"/>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AD0B20"/>
  </w:style>
  <w:style w:type="paragraph" w:styleId="Footer">
    <w:name w:val="footer"/>
    <w:basedOn w:val="Normal"/>
    <w:link w:val="FooterChar"/>
    <w:uiPriority w:val="99"/>
    <w:unhideWhenUsed/>
    <w:rsid w:val="00AD0B20"/>
    <w:pPr>
      <w:tabs>
        <w:tab w:val="center" w:pos="4680"/>
        <w:tab w:val="right" w:pos="9360"/>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AD0B20"/>
  </w:style>
  <w:style w:type="character" w:customStyle="1" w:styleId="UnresolvedMention1">
    <w:name w:val="Unresolved Mention1"/>
    <w:basedOn w:val="DefaultParagraphFont"/>
    <w:uiPriority w:val="99"/>
    <w:unhideWhenUsed/>
    <w:rsid w:val="00066113"/>
    <w:rPr>
      <w:color w:val="605E5C"/>
      <w:shd w:val="clear" w:color="auto" w:fill="E1DFDD"/>
    </w:rPr>
  </w:style>
  <w:style w:type="paragraph" w:customStyle="1" w:styleId="TableText">
    <w:name w:val="Table Text"/>
    <w:basedOn w:val="BodyText"/>
    <w:link w:val="TableTextChar"/>
    <w:rsid w:val="004722D0"/>
    <w:pPr>
      <w:spacing w:before="20" w:after="20" w:line="240" w:lineRule="auto"/>
    </w:pPr>
    <w:rPr>
      <w:rFonts w:ascii="Arial" w:eastAsia="Times New Roman" w:hAnsi="Arial" w:cs="Times New Roman"/>
      <w:sz w:val="20"/>
      <w:szCs w:val="20"/>
      <w:lang w:val="en-GB"/>
    </w:rPr>
  </w:style>
  <w:style w:type="character" w:customStyle="1" w:styleId="TableTextChar">
    <w:name w:val="Table Text Char"/>
    <w:link w:val="TableText"/>
    <w:rsid w:val="004722D0"/>
    <w:rPr>
      <w:rFonts w:ascii="Arial" w:eastAsia="Times New Roman" w:hAnsi="Arial" w:cs="Times New Roman"/>
      <w:sz w:val="20"/>
      <w:szCs w:val="20"/>
      <w:lang w:val="en-GB"/>
    </w:rPr>
  </w:style>
  <w:style w:type="paragraph" w:styleId="BodyText">
    <w:name w:val="Body Text"/>
    <w:basedOn w:val="Normal"/>
    <w:link w:val="BodyTextChar"/>
    <w:uiPriority w:val="99"/>
    <w:semiHidden/>
    <w:unhideWhenUsed/>
    <w:rsid w:val="004722D0"/>
    <w:pPr>
      <w:spacing w:after="120" w:line="259" w:lineRule="auto"/>
    </w:pPr>
    <w:rPr>
      <w:rFonts w:asciiTheme="minorHAnsi" w:eastAsiaTheme="minorHAnsi" w:hAnsiTheme="minorHAnsi" w:cstheme="minorBidi"/>
      <w:lang w:eastAsia="en-US"/>
    </w:rPr>
  </w:style>
  <w:style w:type="character" w:customStyle="1" w:styleId="BodyTextChar">
    <w:name w:val="Body Text Char"/>
    <w:basedOn w:val="DefaultParagraphFont"/>
    <w:link w:val="BodyText"/>
    <w:uiPriority w:val="99"/>
    <w:semiHidden/>
    <w:rsid w:val="004722D0"/>
  </w:style>
  <w:style w:type="character" w:styleId="CommentReference">
    <w:name w:val="annotation reference"/>
    <w:basedOn w:val="DefaultParagraphFont"/>
    <w:uiPriority w:val="99"/>
    <w:semiHidden/>
    <w:unhideWhenUsed/>
    <w:rsid w:val="00133565"/>
    <w:rPr>
      <w:sz w:val="16"/>
      <w:szCs w:val="16"/>
    </w:rPr>
  </w:style>
  <w:style w:type="paragraph" w:styleId="CommentText">
    <w:name w:val="annotation text"/>
    <w:basedOn w:val="Normal"/>
    <w:link w:val="CommentTextChar"/>
    <w:uiPriority w:val="99"/>
    <w:unhideWhenUsed/>
    <w:rsid w:val="00133565"/>
    <w:pPr>
      <w:spacing w:after="16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133565"/>
    <w:rPr>
      <w:sz w:val="20"/>
      <w:szCs w:val="20"/>
    </w:rPr>
  </w:style>
  <w:style w:type="paragraph" w:styleId="CommentSubject">
    <w:name w:val="annotation subject"/>
    <w:basedOn w:val="CommentText"/>
    <w:next w:val="CommentText"/>
    <w:link w:val="CommentSubjectChar"/>
    <w:uiPriority w:val="99"/>
    <w:semiHidden/>
    <w:unhideWhenUsed/>
    <w:rsid w:val="00133565"/>
    <w:rPr>
      <w:b/>
      <w:bCs/>
    </w:rPr>
  </w:style>
  <w:style w:type="character" w:customStyle="1" w:styleId="CommentSubjectChar">
    <w:name w:val="Comment Subject Char"/>
    <w:basedOn w:val="CommentTextChar"/>
    <w:link w:val="CommentSubject"/>
    <w:uiPriority w:val="99"/>
    <w:semiHidden/>
    <w:rsid w:val="00133565"/>
    <w:rPr>
      <w:b/>
      <w:bCs/>
      <w:sz w:val="20"/>
      <w:szCs w:val="20"/>
    </w:rPr>
  </w:style>
  <w:style w:type="paragraph" w:styleId="TOC3">
    <w:name w:val="toc 3"/>
    <w:basedOn w:val="Normal"/>
    <w:next w:val="Normal"/>
    <w:autoRedefine/>
    <w:uiPriority w:val="39"/>
    <w:unhideWhenUsed/>
    <w:rsid w:val="0027033E"/>
    <w:pPr>
      <w:spacing w:after="100" w:line="259" w:lineRule="auto"/>
      <w:ind w:left="440"/>
    </w:pPr>
    <w:rPr>
      <w:rFonts w:asciiTheme="minorHAnsi" w:eastAsiaTheme="minorHAnsi" w:hAnsiTheme="minorHAnsi" w:cstheme="minorBidi"/>
      <w:lang w:eastAsia="en-US"/>
    </w:rPr>
  </w:style>
  <w:style w:type="paragraph" w:styleId="Revision">
    <w:name w:val="Revision"/>
    <w:hidden/>
    <w:uiPriority w:val="99"/>
    <w:semiHidden/>
    <w:rsid w:val="003825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697">
      <w:bodyDiv w:val="1"/>
      <w:marLeft w:val="0"/>
      <w:marRight w:val="0"/>
      <w:marTop w:val="0"/>
      <w:marBottom w:val="0"/>
      <w:divBdr>
        <w:top w:val="none" w:sz="0" w:space="0" w:color="auto"/>
        <w:left w:val="none" w:sz="0" w:space="0" w:color="auto"/>
        <w:bottom w:val="none" w:sz="0" w:space="0" w:color="auto"/>
        <w:right w:val="none" w:sz="0" w:space="0" w:color="auto"/>
      </w:divBdr>
    </w:div>
    <w:div w:id="142698837">
      <w:bodyDiv w:val="1"/>
      <w:marLeft w:val="0"/>
      <w:marRight w:val="0"/>
      <w:marTop w:val="0"/>
      <w:marBottom w:val="0"/>
      <w:divBdr>
        <w:top w:val="none" w:sz="0" w:space="0" w:color="auto"/>
        <w:left w:val="none" w:sz="0" w:space="0" w:color="auto"/>
        <w:bottom w:val="none" w:sz="0" w:space="0" w:color="auto"/>
        <w:right w:val="none" w:sz="0" w:space="0" w:color="auto"/>
      </w:divBdr>
      <w:divsChild>
        <w:div w:id="1319531758">
          <w:marLeft w:val="547"/>
          <w:marRight w:val="0"/>
          <w:marTop w:val="200"/>
          <w:marBottom w:val="0"/>
          <w:divBdr>
            <w:top w:val="none" w:sz="0" w:space="0" w:color="auto"/>
            <w:left w:val="none" w:sz="0" w:space="0" w:color="auto"/>
            <w:bottom w:val="none" w:sz="0" w:space="0" w:color="auto"/>
            <w:right w:val="none" w:sz="0" w:space="0" w:color="auto"/>
          </w:divBdr>
        </w:div>
      </w:divsChild>
    </w:div>
    <w:div w:id="152111279">
      <w:bodyDiv w:val="1"/>
      <w:marLeft w:val="0"/>
      <w:marRight w:val="0"/>
      <w:marTop w:val="0"/>
      <w:marBottom w:val="0"/>
      <w:divBdr>
        <w:top w:val="none" w:sz="0" w:space="0" w:color="auto"/>
        <w:left w:val="none" w:sz="0" w:space="0" w:color="auto"/>
        <w:bottom w:val="none" w:sz="0" w:space="0" w:color="auto"/>
        <w:right w:val="none" w:sz="0" w:space="0" w:color="auto"/>
      </w:divBdr>
    </w:div>
    <w:div w:id="191648641">
      <w:bodyDiv w:val="1"/>
      <w:marLeft w:val="0"/>
      <w:marRight w:val="0"/>
      <w:marTop w:val="0"/>
      <w:marBottom w:val="0"/>
      <w:divBdr>
        <w:top w:val="none" w:sz="0" w:space="0" w:color="auto"/>
        <w:left w:val="none" w:sz="0" w:space="0" w:color="auto"/>
        <w:bottom w:val="none" w:sz="0" w:space="0" w:color="auto"/>
        <w:right w:val="none" w:sz="0" w:space="0" w:color="auto"/>
      </w:divBdr>
      <w:divsChild>
        <w:div w:id="1346324572">
          <w:marLeft w:val="0"/>
          <w:marRight w:val="0"/>
          <w:marTop w:val="0"/>
          <w:marBottom w:val="0"/>
          <w:divBdr>
            <w:top w:val="none" w:sz="0" w:space="0" w:color="auto"/>
            <w:left w:val="none" w:sz="0" w:space="0" w:color="auto"/>
            <w:bottom w:val="none" w:sz="0" w:space="0" w:color="auto"/>
            <w:right w:val="none" w:sz="0" w:space="0" w:color="auto"/>
          </w:divBdr>
          <w:divsChild>
            <w:div w:id="1858807426">
              <w:marLeft w:val="735"/>
              <w:marRight w:val="0"/>
              <w:marTop w:val="0"/>
              <w:marBottom w:val="0"/>
              <w:divBdr>
                <w:top w:val="none" w:sz="0" w:space="0" w:color="auto"/>
                <w:left w:val="none" w:sz="0" w:space="0" w:color="auto"/>
                <w:bottom w:val="none" w:sz="0" w:space="0" w:color="auto"/>
                <w:right w:val="none" w:sz="0" w:space="0" w:color="auto"/>
              </w:divBdr>
            </w:div>
          </w:divsChild>
        </w:div>
      </w:divsChild>
    </w:div>
    <w:div w:id="339504558">
      <w:bodyDiv w:val="1"/>
      <w:marLeft w:val="0"/>
      <w:marRight w:val="0"/>
      <w:marTop w:val="0"/>
      <w:marBottom w:val="0"/>
      <w:divBdr>
        <w:top w:val="none" w:sz="0" w:space="0" w:color="auto"/>
        <w:left w:val="none" w:sz="0" w:space="0" w:color="auto"/>
        <w:bottom w:val="none" w:sz="0" w:space="0" w:color="auto"/>
        <w:right w:val="none" w:sz="0" w:space="0" w:color="auto"/>
      </w:divBdr>
    </w:div>
    <w:div w:id="357587942">
      <w:bodyDiv w:val="1"/>
      <w:marLeft w:val="0"/>
      <w:marRight w:val="0"/>
      <w:marTop w:val="0"/>
      <w:marBottom w:val="0"/>
      <w:divBdr>
        <w:top w:val="none" w:sz="0" w:space="0" w:color="auto"/>
        <w:left w:val="none" w:sz="0" w:space="0" w:color="auto"/>
        <w:bottom w:val="none" w:sz="0" w:space="0" w:color="auto"/>
        <w:right w:val="none" w:sz="0" w:space="0" w:color="auto"/>
      </w:divBdr>
    </w:div>
    <w:div w:id="462311733">
      <w:bodyDiv w:val="1"/>
      <w:marLeft w:val="0"/>
      <w:marRight w:val="0"/>
      <w:marTop w:val="0"/>
      <w:marBottom w:val="0"/>
      <w:divBdr>
        <w:top w:val="none" w:sz="0" w:space="0" w:color="auto"/>
        <w:left w:val="none" w:sz="0" w:space="0" w:color="auto"/>
        <w:bottom w:val="none" w:sz="0" w:space="0" w:color="auto"/>
        <w:right w:val="none" w:sz="0" w:space="0" w:color="auto"/>
      </w:divBdr>
    </w:div>
    <w:div w:id="550920190">
      <w:bodyDiv w:val="1"/>
      <w:marLeft w:val="0"/>
      <w:marRight w:val="0"/>
      <w:marTop w:val="0"/>
      <w:marBottom w:val="0"/>
      <w:divBdr>
        <w:top w:val="none" w:sz="0" w:space="0" w:color="auto"/>
        <w:left w:val="none" w:sz="0" w:space="0" w:color="auto"/>
        <w:bottom w:val="none" w:sz="0" w:space="0" w:color="auto"/>
        <w:right w:val="none" w:sz="0" w:space="0" w:color="auto"/>
      </w:divBdr>
    </w:div>
    <w:div w:id="610862227">
      <w:bodyDiv w:val="1"/>
      <w:marLeft w:val="0"/>
      <w:marRight w:val="0"/>
      <w:marTop w:val="0"/>
      <w:marBottom w:val="0"/>
      <w:divBdr>
        <w:top w:val="none" w:sz="0" w:space="0" w:color="auto"/>
        <w:left w:val="none" w:sz="0" w:space="0" w:color="auto"/>
        <w:bottom w:val="none" w:sz="0" w:space="0" w:color="auto"/>
        <w:right w:val="none" w:sz="0" w:space="0" w:color="auto"/>
      </w:divBdr>
    </w:div>
    <w:div w:id="647592417">
      <w:bodyDiv w:val="1"/>
      <w:marLeft w:val="0"/>
      <w:marRight w:val="0"/>
      <w:marTop w:val="0"/>
      <w:marBottom w:val="0"/>
      <w:divBdr>
        <w:top w:val="none" w:sz="0" w:space="0" w:color="auto"/>
        <w:left w:val="none" w:sz="0" w:space="0" w:color="auto"/>
        <w:bottom w:val="none" w:sz="0" w:space="0" w:color="auto"/>
        <w:right w:val="none" w:sz="0" w:space="0" w:color="auto"/>
      </w:divBdr>
    </w:div>
    <w:div w:id="811410661">
      <w:bodyDiv w:val="1"/>
      <w:marLeft w:val="0"/>
      <w:marRight w:val="0"/>
      <w:marTop w:val="0"/>
      <w:marBottom w:val="0"/>
      <w:divBdr>
        <w:top w:val="none" w:sz="0" w:space="0" w:color="auto"/>
        <w:left w:val="none" w:sz="0" w:space="0" w:color="auto"/>
        <w:bottom w:val="none" w:sz="0" w:space="0" w:color="auto"/>
        <w:right w:val="none" w:sz="0" w:space="0" w:color="auto"/>
      </w:divBdr>
    </w:div>
    <w:div w:id="826749773">
      <w:bodyDiv w:val="1"/>
      <w:marLeft w:val="0"/>
      <w:marRight w:val="0"/>
      <w:marTop w:val="0"/>
      <w:marBottom w:val="0"/>
      <w:divBdr>
        <w:top w:val="none" w:sz="0" w:space="0" w:color="auto"/>
        <w:left w:val="none" w:sz="0" w:space="0" w:color="auto"/>
        <w:bottom w:val="none" w:sz="0" w:space="0" w:color="auto"/>
        <w:right w:val="none" w:sz="0" w:space="0" w:color="auto"/>
      </w:divBdr>
    </w:div>
    <w:div w:id="834565059">
      <w:bodyDiv w:val="1"/>
      <w:marLeft w:val="0"/>
      <w:marRight w:val="0"/>
      <w:marTop w:val="0"/>
      <w:marBottom w:val="0"/>
      <w:divBdr>
        <w:top w:val="none" w:sz="0" w:space="0" w:color="auto"/>
        <w:left w:val="none" w:sz="0" w:space="0" w:color="auto"/>
        <w:bottom w:val="none" w:sz="0" w:space="0" w:color="auto"/>
        <w:right w:val="none" w:sz="0" w:space="0" w:color="auto"/>
      </w:divBdr>
    </w:div>
    <w:div w:id="898393849">
      <w:bodyDiv w:val="1"/>
      <w:marLeft w:val="0"/>
      <w:marRight w:val="0"/>
      <w:marTop w:val="0"/>
      <w:marBottom w:val="0"/>
      <w:divBdr>
        <w:top w:val="none" w:sz="0" w:space="0" w:color="auto"/>
        <w:left w:val="none" w:sz="0" w:space="0" w:color="auto"/>
        <w:bottom w:val="none" w:sz="0" w:space="0" w:color="auto"/>
        <w:right w:val="none" w:sz="0" w:space="0" w:color="auto"/>
      </w:divBdr>
    </w:div>
    <w:div w:id="904026315">
      <w:bodyDiv w:val="1"/>
      <w:marLeft w:val="0"/>
      <w:marRight w:val="0"/>
      <w:marTop w:val="0"/>
      <w:marBottom w:val="0"/>
      <w:divBdr>
        <w:top w:val="none" w:sz="0" w:space="0" w:color="auto"/>
        <w:left w:val="none" w:sz="0" w:space="0" w:color="auto"/>
        <w:bottom w:val="none" w:sz="0" w:space="0" w:color="auto"/>
        <w:right w:val="none" w:sz="0" w:space="0" w:color="auto"/>
      </w:divBdr>
    </w:div>
    <w:div w:id="1026103148">
      <w:bodyDiv w:val="1"/>
      <w:marLeft w:val="0"/>
      <w:marRight w:val="0"/>
      <w:marTop w:val="0"/>
      <w:marBottom w:val="0"/>
      <w:divBdr>
        <w:top w:val="none" w:sz="0" w:space="0" w:color="auto"/>
        <w:left w:val="none" w:sz="0" w:space="0" w:color="auto"/>
        <w:bottom w:val="none" w:sz="0" w:space="0" w:color="auto"/>
        <w:right w:val="none" w:sz="0" w:space="0" w:color="auto"/>
      </w:divBdr>
      <w:divsChild>
        <w:div w:id="1803501942">
          <w:marLeft w:val="547"/>
          <w:marRight w:val="0"/>
          <w:marTop w:val="200"/>
          <w:marBottom w:val="0"/>
          <w:divBdr>
            <w:top w:val="none" w:sz="0" w:space="0" w:color="auto"/>
            <w:left w:val="none" w:sz="0" w:space="0" w:color="auto"/>
            <w:bottom w:val="none" w:sz="0" w:space="0" w:color="auto"/>
            <w:right w:val="none" w:sz="0" w:space="0" w:color="auto"/>
          </w:divBdr>
        </w:div>
        <w:div w:id="92168617">
          <w:marLeft w:val="547"/>
          <w:marRight w:val="0"/>
          <w:marTop w:val="200"/>
          <w:marBottom w:val="0"/>
          <w:divBdr>
            <w:top w:val="none" w:sz="0" w:space="0" w:color="auto"/>
            <w:left w:val="none" w:sz="0" w:space="0" w:color="auto"/>
            <w:bottom w:val="none" w:sz="0" w:space="0" w:color="auto"/>
            <w:right w:val="none" w:sz="0" w:space="0" w:color="auto"/>
          </w:divBdr>
        </w:div>
      </w:divsChild>
    </w:div>
    <w:div w:id="1255286240">
      <w:bodyDiv w:val="1"/>
      <w:marLeft w:val="0"/>
      <w:marRight w:val="0"/>
      <w:marTop w:val="0"/>
      <w:marBottom w:val="0"/>
      <w:divBdr>
        <w:top w:val="none" w:sz="0" w:space="0" w:color="auto"/>
        <w:left w:val="none" w:sz="0" w:space="0" w:color="auto"/>
        <w:bottom w:val="none" w:sz="0" w:space="0" w:color="auto"/>
        <w:right w:val="none" w:sz="0" w:space="0" w:color="auto"/>
      </w:divBdr>
    </w:div>
    <w:div w:id="1278223589">
      <w:bodyDiv w:val="1"/>
      <w:marLeft w:val="0"/>
      <w:marRight w:val="0"/>
      <w:marTop w:val="0"/>
      <w:marBottom w:val="0"/>
      <w:divBdr>
        <w:top w:val="none" w:sz="0" w:space="0" w:color="auto"/>
        <w:left w:val="none" w:sz="0" w:space="0" w:color="auto"/>
        <w:bottom w:val="none" w:sz="0" w:space="0" w:color="auto"/>
        <w:right w:val="none" w:sz="0" w:space="0" w:color="auto"/>
      </w:divBdr>
    </w:div>
    <w:div w:id="1467771672">
      <w:bodyDiv w:val="1"/>
      <w:marLeft w:val="0"/>
      <w:marRight w:val="0"/>
      <w:marTop w:val="0"/>
      <w:marBottom w:val="0"/>
      <w:divBdr>
        <w:top w:val="none" w:sz="0" w:space="0" w:color="auto"/>
        <w:left w:val="none" w:sz="0" w:space="0" w:color="auto"/>
        <w:bottom w:val="none" w:sz="0" w:space="0" w:color="auto"/>
        <w:right w:val="none" w:sz="0" w:space="0" w:color="auto"/>
      </w:divBdr>
    </w:div>
    <w:div w:id="1524977797">
      <w:bodyDiv w:val="1"/>
      <w:marLeft w:val="0"/>
      <w:marRight w:val="0"/>
      <w:marTop w:val="0"/>
      <w:marBottom w:val="0"/>
      <w:divBdr>
        <w:top w:val="none" w:sz="0" w:space="0" w:color="auto"/>
        <w:left w:val="none" w:sz="0" w:space="0" w:color="auto"/>
        <w:bottom w:val="none" w:sz="0" w:space="0" w:color="auto"/>
        <w:right w:val="none" w:sz="0" w:space="0" w:color="auto"/>
      </w:divBdr>
    </w:div>
    <w:div w:id="1566840499">
      <w:bodyDiv w:val="1"/>
      <w:marLeft w:val="0"/>
      <w:marRight w:val="0"/>
      <w:marTop w:val="0"/>
      <w:marBottom w:val="0"/>
      <w:divBdr>
        <w:top w:val="none" w:sz="0" w:space="0" w:color="auto"/>
        <w:left w:val="none" w:sz="0" w:space="0" w:color="auto"/>
        <w:bottom w:val="none" w:sz="0" w:space="0" w:color="auto"/>
        <w:right w:val="none" w:sz="0" w:space="0" w:color="auto"/>
      </w:divBdr>
    </w:div>
    <w:div w:id="1650282821">
      <w:bodyDiv w:val="1"/>
      <w:marLeft w:val="0"/>
      <w:marRight w:val="0"/>
      <w:marTop w:val="0"/>
      <w:marBottom w:val="0"/>
      <w:divBdr>
        <w:top w:val="none" w:sz="0" w:space="0" w:color="auto"/>
        <w:left w:val="none" w:sz="0" w:space="0" w:color="auto"/>
        <w:bottom w:val="none" w:sz="0" w:space="0" w:color="auto"/>
        <w:right w:val="none" w:sz="0" w:space="0" w:color="auto"/>
      </w:divBdr>
      <w:divsChild>
        <w:div w:id="77294098">
          <w:marLeft w:val="0"/>
          <w:marRight w:val="0"/>
          <w:marTop w:val="0"/>
          <w:marBottom w:val="0"/>
          <w:divBdr>
            <w:top w:val="none" w:sz="0" w:space="0" w:color="auto"/>
            <w:left w:val="none" w:sz="0" w:space="0" w:color="auto"/>
            <w:bottom w:val="none" w:sz="0" w:space="0" w:color="auto"/>
            <w:right w:val="none" w:sz="0" w:space="0" w:color="auto"/>
          </w:divBdr>
          <w:divsChild>
            <w:div w:id="1294481818">
              <w:marLeft w:val="15"/>
              <w:marRight w:val="0"/>
              <w:marTop w:val="0"/>
              <w:marBottom w:val="0"/>
              <w:divBdr>
                <w:top w:val="none" w:sz="0" w:space="0" w:color="auto"/>
                <w:left w:val="none" w:sz="0" w:space="0" w:color="auto"/>
                <w:bottom w:val="none" w:sz="0" w:space="0" w:color="auto"/>
                <w:right w:val="none" w:sz="0" w:space="0" w:color="auto"/>
              </w:divBdr>
            </w:div>
          </w:divsChild>
        </w:div>
      </w:divsChild>
    </w:div>
    <w:div w:id="1730156153">
      <w:bodyDiv w:val="1"/>
      <w:marLeft w:val="0"/>
      <w:marRight w:val="0"/>
      <w:marTop w:val="0"/>
      <w:marBottom w:val="0"/>
      <w:divBdr>
        <w:top w:val="none" w:sz="0" w:space="0" w:color="auto"/>
        <w:left w:val="none" w:sz="0" w:space="0" w:color="auto"/>
        <w:bottom w:val="none" w:sz="0" w:space="0" w:color="auto"/>
        <w:right w:val="none" w:sz="0" w:space="0" w:color="auto"/>
      </w:divBdr>
    </w:div>
    <w:div w:id="1787234020">
      <w:bodyDiv w:val="1"/>
      <w:marLeft w:val="0"/>
      <w:marRight w:val="0"/>
      <w:marTop w:val="0"/>
      <w:marBottom w:val="0"/>
      <w:divBdr>
        <w:top w:val="none" w:sz="0" w:space="0" w:color="auto"/>
        <w:left w:val="none" w:sz="0" w:space="0" w:color="auto"/>
        <w:bottom w:val="none" w:sz="0" w:space="0" w:color="auto"/>
        <w:right w:val="none" w:sz="0" w:space="0" w:color="auto"/>
      </w:divBdr>
    </w:div>
    <w:div w:id="1949584754">
      <w:bodyDiv w:val="1"/>
      <w:marLeft w:val="0"/>
      <w:marRight w:val="0"/>
      <w:marTop w:val="0"/>
      <w:marBottom w:val="0"/>
      <w:divBdr>
        <w:top w:val="none" w:sz="0" w:space="0" w:color="auto"/>
        <w:left w:val="none" w:sz="0" w:space="0" w:color="auto"/>
        <w:bottom w:val="none" w:sz="0" w:space="0" w:color="auto"/>
        <w:right w:val="none" w:sz="0" w:space="0" w:color="auto"/>
      </w:divBdr>
    </w:div>
    <w:div w:id="1997370804">
      <w:bodyDiv w:val="1"/>
      <w:marLeft w:val="0"/>
      <w:marRight w:val="0"/>
      <w:marTop w:val="0"/>
      <w:marBottom w:val="0"/>
      <w:divBdr>
        <w:top w:val="none" w:sz="0" w:space="0" w:color="auto"/>
        <w:left w:val="none" w:sz="0" w:space="0" w:color="auto"/>
        <w:bottom w:val="none" w:sz="0" w:space="0" w:color="auto"/>
        <w:right w:val="none" w:sz="0" w:space="0" w:color="auto"/>
      </w:divBdr>
    </w:div>
    <w:div w:id="2014137798">
      <w:bodyDiv w:val="1"/>
      <w:marLeft w:val="0"/>
      <w:marRight w:val="0"/>
      <w:marTop w:val="0"/>
      <w:marBottom w:val="0"/>
      <w:divBdr>
        <w:top w:val="none" w:sz="0" w:space="0" w:color="auto"/>
        <w:left w:val="none" w:sz="0" w:space="0" w:color="auto"/>
        <w:bottom w:val="none" w:sz="0" w:space="0" w:color="auto"/>
        <w:right w:val="none" w:sz="0" w:space="0" w:color="auto"/>
      </w:divBdr>
    </w:div>
    <w:div w:id="2015762163">
      <w:bodyDiv w:val="1"/>
      <w:marLeft w:val="0"/>
      <w:marRight w:val="0"/>
      <w:marTop w:val="0"/>
      <w:marBottom w:val="0"/>
      <w:divBdr>
        <w:top w:val="none" w:sz="0" w:space="0" w:color="auto"/>
        <w:left w:val="none" w:sz="0" w:space="0" w:color="auto"/>
        <w:bottom w:val="none" w:sz="0" w:space="0" w:color="auto"/>
        <w:right w:val="none" w:sz="0" w:space="0" w:color="auto"/>
      </w:divBdr>
    </w:div>
    <w:div w:id="2064135640">
      <w:bodyDiv w:val="1"/>
      <w:marLeft w:val="0"/>
      <w:marRight w:val="0"/>
      <w:marTop w:val="0"/>
      <w:marBottom w:val="0"/>
      <w:divBdr>
        <w:top w:val="none" w:sz="0" w:space="0" w:color="auto"/>
        <w:left w:val="none" w:sz="0" w:space="0" w:color="auto"/>
        <w:bottom w:val="none" w:sz="0" w:space="0" w:color="auto"/>
        <w:right w:val="none" w:sz="0" w:space="0" w:color="auto"/>
      </w:divBdr>
    </w:div>
    <w:div w:id="2116903373">
      <w:bodyDiv w:val="1"/>
      <w:marLeft w:val="0"/>
      <w:marRight w:val="0"/>
      <w:marTop w:val="0"/>
      <w:marBottom w:val="0"/>
      <w:divBdr>
        <w:top w:val="none" w:sz="0" w:space="0" w:color="auto"/>
        <w:left w:val="none" w:sz="0" w:space="0" w:color="auto"/>
        <w:bottom w:val="none" w:sz="0" w:space="0" w:color="auto"/>
        <w:right w:val="none" w:sz="0" w:space="0" w:color="auto"/>
      </w:divBdr>
      <w:divsChild>
        <w:div w:id="722023054">
          <w:marLeft w:val="547"/>
          <w:marRight w:val="0"/>
          <w:marTop w:val="200"/>
          <w:marBottom w:val="0"/>
          <w:divBdr>
            <w:top w:val="none" w:sz="0" w:space="0" w:color="auto"/>
            <w:left w:val="none" w:sz="0" w:space="0" w:color="auto"/>
            <w:bottom w:val="none" w:sz="0" w:space="0" w:color="auto"/>
            <w:right w:val="none" w:sz="0" w:space="0" w:color="auto"/>
          </w:divBdr>
        </w:div>
        <w:div w:id="436171080">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cid:image010.jpg@01D812C3.12F098F0" TargetMode="External"/><Relationship Id="rId26" Type="http://schemas.openxmlformats.org/officeDocument/2006/relationships/customXml" Target="../customXml/item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cid:image006.jpg@01D7BB8F.6775F4A0" TargetMode="External"/><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28" Type="http://schemas.openxmlformats.org/officeDocument/2006/relationships/customXml" Target="../customXml/item4.xml"/><Relationship Id="rId10" Type="http://schemas.openxmlformats.org/officeDocument/2006/relationships/image" Target="cid:image005.jpg@01D7BB8F.6775F4A0"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69B9AF3418F1E4FAF64542603C36E5D" ma:contentTypeVersion="4" ma:contentTypeDescription="Create a new document." ma:contentTypeScope="" ma:versionID="5612d0dbe24e5bffa1b51f1769d58082">
  <xsd:schema xmlns:xsd="http://www.w3.org/2001/XMLSchema" xmlns:xs="http://www.w3.org/2001/XMLSchema" xmlns:p="http://schemas.microsoft.com/office/2006/metadata/properties" xmlns:ns2="f0434e7d-9510-4721-9b9f-15e23b467bf3" targetNamespace="http://schemas.microsoft.com/office/2006/metadata/properties" ma:root="true" ma:fieldsID="08c74e10dfb2cffb9b07c795c8180538" ns2:_="">
    <xsd:import namespace="f0434e7d-9510-4721-9b9f-15e23b467bf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434e7d-9510-4721-9b9f-15e23b467b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2E4AA3C-ACFD-42B6-BD49-6FCF2251C8E0}">
  <ds:schemaRefs>
    <ds:schemaRef ds:uri="http://schemas.openxmlformats.org/officeDocument/2006/bibliography"/>
  </ds:schemaRefs>
</ds:datastoreItem>
</file>

<file path=customXml/itemProps2.xml><?xml version="1.0" encoding="utf-8"?>
<ds:datastoreItem xmlns:ds="http://schemas.openxmlformats.org/officeDocument/2006/customXml" ds:itemID="{C8CF3FA2-7D17-44AD-BD58-493928237A5B}"/>
</file>

<file path=customXml/itemProps3.xml><?xml version="1.0" encoding="utf-8"?>
<ds:datastoreItem xmlns:ds="http://schemas.openxmlformats.org/officeDocument/2006/customXml" ds:itemID="{F98B77AA-B980-46F7-9A56-2998B5520EA3}"/>
</file>

<file path=customXml/itemProps4.xml><?xml version="1.0" encoding="utf-8"?>
<ds:datastoreItem xmlns:ds="http://schemas.openxmlformats.org/officeDocument/2006/customXml" ds:itemID="{27FD1BCD-7C7E-4102-A501-68F129134760}"/>
</file>

<file path=docProps/app.xml><?xml version="1.0" encoding="utf-8"?>
<Properties xmlns="http://schemas.openxmlformats.org/officeDocument/2006/extended-properties" xmlns:vt="http://schemas.openxmlformats.org/officeDocument/2006/docPropsVTypes">
  <Template>Normal</Template>
  <TotalTime>16119</TotalTime>
  <Pages>18</Pages>
  <Words>2965</Words>
  <Characters>16904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LAP-2018-02</dc:creator>
  <cp:keywords/>
  <dc:description/>
  <cp:lastModifiedBy>Aman Gupta</cp:lastModifiedBy>
  <cp:revision>56</cp:revision>
  <dcterms:created xsi:type="dcterms:W3CDTF">2022-01-31T17:53:00Z</dcterms:created>
  <dcterms:modified xsi:type="dcterms:W3CDTF">2022-04-20T10:02:00Z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0x010100969B9AF3418F1E4FAF64542603C36E5D</vt:lpwstr>
  </property>
  <property fmtid="{D5CDD505-2E9C-101B-9397-08002B2CF9AE}" pid="3" name="Order">
    <vt:r8>244700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ies>
</file>